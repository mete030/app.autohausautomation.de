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AF14" w14:textId="6D7AC7E7" w:rsidR="003653A3" w:rsidRPr="00B61EB0" w:rsidRDefault="00172F28">
      <w:pPr>
        <w:jc w:val="center"/>
        <w:rPr>
          <w:lang w:val="de-DE"/>
        </w:rPr>
      </w:pPr>
      <w:r>
        <w:rPr>
          <w:b/>
          <w:sz w:val="32"/>
          <w:lang w:val="de-DE"/>
        </w:rPr>
        <w:t>‘</w:t>
      </w:r>
      <w:r w:rsidRPr="00B61EB0">
        <w:rPr>
          <w:b/>
          <w:sz w:val="32"/>
          <w:lang w:val="de-DE"/>
        </w:rPr>
        <w:t>Vertrag über die Verarbeitung personenbezogener Daten im Auftrag</w:t>
      </w:r>
    </w:p>
    <w:p w14:paraId="44A6A02E" w14:textId="77777777" w:rsidR="003653A3" w:rsidRPr="00B61EB0" w:rsidRDefault="00000000">
      <w:pPr>
        <w:jc w:val="center"/>
        <w:rPr>
          <w:lang w:val="de-DE"/>
        </w:rPr>
      </w:pPr>
      <w:r w:rsidRPr="00B61EB0">
        <w:rPr>
          <w:b/>
          <w:sz w:val="26"/>
          <w:lang w:val="de-DE"/>
        </w:rPr>
        <w:t>(Auftragsverarbeitungsvertrag – AVV) gemäß Art. 28 DSGVO</w:t>
      </w:r>
    </w:p>
    <w:p w14:paraId="475BDF99" w14:textId="77777777" w:rsidR="003653A3" w:rsidRPr="00B61EB0" w:rsidRDefault="00000000">
      <w:pPr>
        <w:jc w:val="center"/>
        <w:rPr>
          <w:noProof/>
          <w:lang w:val="de-DE"/>
        </w:rPr>
      </w:pPr>
      <w:r>
        <w:rPr>
          <w:lang w:val="de-DE"/>
        </w:rPr>
        <w:t>Version 3.0 · Stand: 12.06.2026</w:t>
      </w:r>
    </w:p>
    <w:p w14:paraId="2A9DD716" w14:textId="77777777" w:rsidR="003653A3" w:rsidRPr="00B61EB0" w:rsidRDefault="00000000">
      <w:pPr>
        <w:rPr>
          <w:lang w:val="de-DE"/>
        </w:rPr>
      </w:pPr>
      <w:r w:rsidRPr="00B61EB0">
        <w:rPr>
          <w:b/>
          <w:lang w:val="de-DE"/>
        </w:rPr>
        <w:t>Zwischen</w:t>
      </w:r>
    </w:p>
    <w:p w14:paraId="04512D0E" w14:textId="77777777" w:rsidR="003653A3" w:rsidRPr="00B61EB0" w:rsidRDefault="00000000">
      <w:pPr>
        <w:rPr>
          <w:lang w:val="de-DE"/>
        </w:rPr>
      </w:pPr>
      <w:r w:rsidRPr="00B61EB0">
        <w:rPr>
          <w:lang w:val="de-DE"/>
        </w:rPr>
        <w:t xml:space="preserve">[● Vollständige Firmierung des Auftragsverarbeiters, z. B. </w:t>
      </w:r>
      <w:proofErr w:type="spellStart"/>
      <w:r w:rsidRPr="00B61EB0">
        <w:rPr>
          <w:lang w:val="de-DE"/>
        </w:rPr>
        <w:t>AutohausAutomation</w:t>
      </w:r>
      <w:proofErr w:type="spellEnd"/>
      <w:r w:rsidRPr="00B61EB0">
        <w:rPr>
          <w:lang w:val="de-DE"/>
        </w:rPr>
        <w:t xml:space="preserve"> GmbH / UG / Einzelunternehmen]</w:t>
      </w:r>
      <w:r w:rsidRPr="00B61EB0">
        <w:rPr>
          <w:lang w:val="de-DE"/>
        </w:rPr>
        <w:br/>
        <w:t>[● Straße, Hausnummer]</w:t>
      </w:r>
      <w:r w:rsidRPr="00B61EB0">
        <w:rPr>
          <w:lang w:val="de-DE"/>
        </w:rPr>
        <w:br/>
        <w:t>[● PLZ, Ort]</w:t>
      </w:r>
      <w:r w:rsidRPr="00B61EB0">
        <w:rPr>
          <w:lang w:val="de-DE"/>
        </w:rPr>
        <w:br/>
        <w:t>[● Registergericht und Registernummer, falls vorhanden]</w:t>
      </w:r>
      <w:r w:rsidRPr="00B61EB0">
        <w:rPr>
          <w:lang w:val="de-DE"/>
        </w:rPr>
        <w:br/>
        <w:t>vertreten durch [● Geschäftsführer/Inhaber]</w:t>
      </w:r>
    </w:p>
    <w:p w14:paraId="393A1F32" w14:textId="77777777" w:rsidR="003653A3" w:rsidRPr="00B61EB0" w:rsidRDefault="00000000">
      <w:pPr>
        <w:rPr>
          <w:lang w:val="de-DE"/>
        </w:rPr>
      </w:pPr>
      <w:r w:rsidRPr="00B61EB0">
        <w:rPr>
          <w:lang w:val="de-DE"/>
        </w:rPr>
        <w:t>– nachfolgend „Auftragsverarbeiter“ oder „AV“ –</w:t>
      </w:r>
    </w:p>
    <w:p w14:paraId="05CB81FB" w14:textId="77777777" w:rsidR="003653A3" w:rsidRPr="00B61EB0" w:rsidRDefault="00000000">
      <w:pPr>
        <w:rPr>
          <w:lang w:val="de-DE"/>
        </w:rPr>
      </w:pPr>
      <w:r w:rsidRPr="00B61EB0">
        <w:rPr>
          <w:b/>
          <w:lang w:val="de-DE"/>
        </w:rPr>
        <w:t>und</w:t>
      </w:r>
    </w:p>
    <w:p w14:paraId="6B46323A" w14:textId="77777777" w:rsidR="003653A3" w:rsidRPr="00B61EB0" w:rsidRDefault="00000000">
      <w:pPr>
        <w:rPr>
          <w:lang w:val="de-DE"/>
        </w:rPr>
      </w:pPr>
      <w:r>
        <w:rPr>
          <w:lang w:val="de-DE"/>
        </w:rPr>
        <w:t>[● Straße, Hausnummer, PLZ, Ort]</w:t>
      </w:r>
    </w:p>
    <w:p w14:paraId="7F01D62D" w14:textId="77777777" w:rsidR="003653A3" w:rsidRPr="00B61EB0" w:rsidRDefault="00000000">
      <w:pPr>
        <w:rPr>
          <w:lang w:val="de-DE"/>
        </w:rPr>
      </w:pPr>
      <w:r w:rsidRPr="00B61EB0">
        <w:rPr>
          <w:lang w:val="de-DE"/>
        </w:rPr>
        <w:t>– nachfolgend „Verantwortlicher“ oder „Auftraggeber“ –</w:t>
      </w:r>
    </w:p>
    <w:p w14:paraId="048266F9" w14:textId="77777777" w:rsidR="003653A3" w:rsidRPr="00B61EB0" w:rsidRDefault="00000000">
      <w:pPr>
        <w:rPr>
          <w:lang w:val="de-DE"/>
        </w:rPr>
      </w:pPr>
      <w:r w:rsidRPr="00B61EB0">
        <w:rPr>
          <w:lang w:val="de-DE"/>
        </w:rPr>
        <w:t>– AV und Verantwortlicher einzeln auch „Partei“, gemeinsam „Parteien“ –</w:t>
      </w:r>
    </w:p>
    <w:p w14:paraId="19B52438" w14:textId="77777777" w:rsidR="003653A3" w:rsidRPr="00B61EB0" w:rsidRDefault="00000000">
      <w:pPr>
        <w:pStyle w:val="berschrift1"/>
        <w:spacing w:before="200" w:after="80"/>
        <w:rPr>
          <w:lang w:val="de-DE"/>
        </w:rPr>
      </w:pPr>
      <w:r w:rsidRPr="00B61EB0">
        <w:rPr>
          <w:lang w:val="de-DE"/>
        </w:rPr>
        <w:t>Präambel</w:t>
      </w:r>
    </w:p>
    <w:p w14:paraId="553B2FF1" w14:textId="77777777" w:rsidR="003653A3" w:rsidRPr="00B61EB0" w:rsidRDefault="00000000">
      <w:pPr>
        <w:rPr>
          <w:lang w:val="de-DE"/>
        </w:rPr>
      </w:pPr>
      <w:r w:rsidRPr="00B61EB0">
        <w:rPr>
          <w:lang w:val="de-DE"/>
        </w:rPr>
        <w:t>Der Auftragsverarbeiter stellt dem Verantwortlichen die SaaS-Anwendung unter app.autohausautomation.de bzw. einer hierzu vereinbarten Domain zur Verfügung (nachfolgend „Anwendung“). Die Anwendung unterstützt den Verantwortlichen bei der Erfassung, Bearbeitung, Zuweisung, Terminierung und Nachverfolgung von Rückrufanfragen, Leads und zugehörigen Bearbeitungsständen sowie beim Versand transaktionaler Benachrichtigungen an berechtigte Nutzer des Verantwortlichen.</w:t>
      </w:r>
    </w:p>
    <w:p w14:paraId="5AAB01D9" w14:textId="03FDFEDA" w:rsidR="003653A3" w:rsidRPr="00B61EB0" w:rsidRDefault="00000000">
      <w:pPr>
        <w:rPr>
          <w:lang w:val="de-DE"/>
        </w:rPr>
      </w:pPr>
      <w:r>
        <w:rPr>
          <w:highlight w:val="yellow"/>
          <w:lang w:val="de-DE"/>
        </w:rPr>
        <w:t>Dieser AVV gilt für die Anwendung einschließlich aller Module und Erweiterungen, deren Nutzung die Parteien im Hauptvertrag oder in einem Leistungsabruf vereinbaren. Bei Aufnahme weiterer Module werden</w:t>
      </w:r>
      <w:ins w:id="0" w:author="CKa" w:date="2026-06-15T17:05:00Z" w16du:dateUtc="2026-06-15T15:05:00Z">
        <w:r w:rsidR="00B962A1">
          <w:rPr>
            <w:highlight w:val="yellow"/>
            <w:lang w:val="de-DE"/>
          </w:rPr>
          <w:t xml:space="preserve"> bei Bedarf</w:t>
        </w:r>
      </w:ins>
      <w:r>
        <w:rPr>
          <w:highlight w:val="yellow"/>
          <w:lang w:val="de-DE"/>
        </w:rPr>
        <w:t xml:space="preserve"> Anlage 1 (Beschreibung der Verarbeitung) und Anlage 3 (Subunternehmer) entsprechend ergänzt; im Übrigen gilt dieser AVV unverändert fort.</w:t>
      </w:r>
    </w:p>
    <w:p w14:paraId="6D72BEBE" w14:textId="77777777" w:rsidR="003653A3" w:rsidRPr="00B61EB0" w:rsidRDefault="00000000">
      <w:pPr>
        <w:rPr>
          <w:lang w:val="de-DE"/>
        </w:rPr>
      </w:pPr>
      <w:r w:rsidRPr="00B61EB0">
        <w:rPr>
          <w:lang w:val="de-DE"/>
        </w:rPr>
        <w:t>Bei der Erbringung dieser Leistungen verarbeitet der Auftragsverarbeiter personenbezogene Daten ausschließlich im Auftrag und nach Weisung des Verantwortlichen. Dieser AVV konkretisiert die datenschutzrechtlichen Rechte und Pflichten der Parteien im Zusammenhang mit dieser Verarbeitung und erfüllt die Anforderungen des Art. 28 Abs. 3 DSGVO.</w:t>
      </w:r>
    </w:p>
    <w:p w14:paraId="660C61DA" w14:textId="77777777" w:rsidR="003653A3" w:rsidRPr="00B61EB0" w:rsidRDefault="00000000">
      <w:pPr>
        <w:rPr>
          <w:lang w:val="de-DE"/>
        </w:rPr>
      </w:pPr>
      <w:r w:rsidRPr="00B61EB0">
        <w:rPr>
          <w:lang w:val="de-DE"/>
        </w:rPr>
        <w:t>Dieser AVV ist Bestandteil des zwischen den Parteien geschlossenen Hauptvertrags über die Nutzung, Einrichtung, den Betrieb, Support und das Hosting der Anwendung (nachfolgend „Hauptvertrag“). Bei Widersprüchen in datenschutzrechtlichen Fragen geht dieser AVV dem Hauptvertrag vor.</w:t>
      </w:r>
    </w:p>
    <w:p w14:paraId="0412D884" w14:textId="77777777" w:rsidR="003653A3" w:rsidRPr="00B61EB0" w:rsidRDefault="00000000">
      <w:pPr>
        <w:pStyle w:val="berschrift1"/>
        <w:spacing w:before="200" w:after="80"/>
        <w:rPr>
          <w:lang w:val="de-DE"/>
        </w:rPr>
      </w:pPr>
      <w:r w:rsidRPr="00B61EB0">
        <w:rPr>
          <w:lang w:val="de-DE"/>
        </w:rPr>
        <w:t>§ 1 Gegenstand, Definitionen und Rangfolge</w:t>
      </w:r>
    </w:p>
    <w:p w14:paraId="6208FE24" w14:textId="77777777" w:rsidR="003653A3" w:rsidRPr="00B61EB0" w:rsidRDefault="00000000">
      <w:pPr>
        <w:rPr>
          <w:lang w:val="de-DE"/>
        </w:rPr>
      </w:pPr>
      <w:bookmarkStart w:id="1" w:name="OLE_LINK2"/>
      <w:r w:rsidRPr="00B61EB0">
        <w:rPr>
          <w:lang w:val="de-DE"/>
        </w:rPr>
        <w:t>(1) Gegenstand dieses Vertrags ist die Verarbeitung personenbezogener Daten durch den Auftragsverarbeiter im Auftrag des Verantwortlichen im Rahmen der im Hauptvertrag vereinbarten Leistungen.</w:t>
      </w:r>
    </w:p>
    <w:bookmarkEnd w:id="1"/>
    <w:p w14:paraId="0E0AA224" w14:textId="77777777" w:rsidR="003653A3" w:rsidRPr="00B61EB0" w:rsidRDefault="00000000">
      <w:pPr>
        <w:rPr>
          <w:lang w:val="de-DE"/>
        </w:rPr>
      </w:pPr>
      <w:r w:rsidRPr="00B61EB0">
        <w:rPr>
          <w:lang w:val="de-DE"/>
        </w:rPr>
        <w:t>(2) Gegenstand, Art und Zweck der Verarbeitung, die Arten personenbezogener Daten, die Kategorien betroffener Personen sowie die Dauer der Verarbeitung ergeben sich aus Anlage 1.</w:t>
      </w:r>
    </w:p>
    <w:p w14:paraId="48FB0A9B" w14:textId="77777777" w:rsidR="003653A3" w:rsidRPr="00B61EB0" w:rsidRDefault="00000000">
      <w:pPr>
        <w:rPr>
          <w:lang w:val="de-DE"/>
        </w:rPr>
      </w:pPr>
      <w:r w:rsidRPr="00B61EB0">
        <w:rPr>
          <w:lang w:val="de-DE"/>
        </w:rPr>
        <w:t>(</w:t>
      </w:r>
      <w:commentRangeStart w:id="2"/>
      <w:r w:rsidRPr="00B61EB0">
        <w:rPr>
          <w:lang w:val="de-DE"/>
        </w:rPr>
        <w:t>3) Die verwendeten Begriffe entsprechen den Definitionen der Datenschutz-Grundverordnung (Verordnung (EU) 2016/679 – „DSGVO“) und des Bundesdatenschutzgesetzes („BDSG“), insbesondere Art. 4 DSGVO.</w:t>
      </w:r>
      <w:commentRangeEnd w:id="2"/>
      <w:r w:rsidR="00B962A1">
        <w:rPr>
          <w:rStyle w:val="Kommentarzeichen"/>
        </w:rPr>
        <w:commentReference w:id="2"/>
      </w:r>
    </w:p>
    <w:p w14:paraId="61D2B9BE" w14:textId="77777777" w:rsidR="003653A3" w:rsidRPr="00B61EB0" w:rsidRDefault="00000000">
      <w:pPr>
        <w:rPr>
          <w:lang w:val="de-DE"/>
        </w:rPr>
      </w:pPr>
      <w:r w:rsidRPr="00B61EB0">
        <w:rPr>
          <w:lang w:val="de-DE"/>
        </w:rPr>
        <w:t>(4) Bei Widersprüchen zwischen den Vertragsdokumenten gilt folgende Rangfolge: (i) zwingende gesetzliche Regelungen, (ii) dieser AVV einschließlich Anlagen, (iii) der Hauptvertrag. Innerhalb dieses AVV gehen Regelungen des Hauptteils den Anlagen vor, soweit nicht ausdrücklich etwas anderes bestimmt ist.</w:t>
      </w:r>
    </w:p>
    <w:p w14:paraId="6C2C9B44" w14:textId="77777777" w:rsidR="003653A3" w:rsidRPr="00B61EB0" w:rsidRDefault="00000000">
      <w:pPr>
        <w:rPr>
          <w:lang w:val="de-DE"/>
        </w:rPr>
      </w:pPr>
      <w:r>
        <w:rPr>
          <w:highlight w:val="yellow"/>
          <w:lang w:val="de-DE"/>
        </w:rPr>
        <w:t xml:space="preserve">(5) Weitere Verantwortliche oder verbundene Unternehmen des Verantwortlichen können diesem AVV nur mit vorheriger Zustimmung des Auftragsverarbeiters in Textform und nach Maßgabe des Hauptvertrags oder eines gesonderten </w:t>
      </w:r>
      <w:r>
        <w:rPr>
          <w:highlight w:val="yellow"/>
          <w:lang w:val="de-DE"/>
        </w:rPr>
        <w:lastRenderedPageBreak/>
        <w:t xml:space="preserve">Leistungsabrufs beitreten. Ohne gesonderte Vereinbarung erweitert ein Beitritt weder Leistungsumfang, Supportpflichten, technische und organisatorische Maßnahmen (nachfolgend „TOM“, Anlage 2) noch Vergütungspflichten des Auftragsverarbeiters. Jeder beitretende Verantwortliche bleibt für seine Weisungen, Datenbestände und rechtlichen Pflichten eigenständig </w:t>
      </w:r>
      <w:commentRangeStart w:id="3"/>
      <w:r>
        <w:rPr>
          <w:highlight w:val="yellow"/>
          <w:lang w:val="de-DE"/>
        </w:rPr>
        <w:t>verantwortlich</w:t>
      </w:r>
      <w:commentRangeEnd w:id="3"/>
      <w:r w:rsidR="000409CC">
        <w:rPr>
          <w:rStyle w:val="Kommentarzeichen"/>
        </w:rPr>
        <w:commentReference w:id="3"/>
      </w:r>
      <w:r>
        <w:rPr>
          <w:highlight w:val="yellow"/>
          <w:lang w:val="de-DE"/>
        </w:rPr>
        <w:t>.</w:t>
      </w:r>
    </w:p>
    <w:p w14:paraId="064D7977" w14:textId="77777777" w:rsidR="003653A3" w:rsidRPr="00B61EB0" w:rsidRDefault="00000000">
      <w:pPr>
        <w:pStyle w:val="berschrift1"/>
        <w:spacing w:before="200" w:after="80"/>
        <w:rPr>
          <w:lang w:val="de-DE"/>
        </w:rPr>
      </w:pPr>
      <w:r w:rsidRPr="00B61EB0">
        <w:rPr>
          <w:lang w:val="de-DE"/>
        </w:rPr>
        <w:t>§ 2 Anwendungsbereich und datenschutzrechtliche Verantwortlichkeit</w:t>
      </w:r>
    </w:p>
    <w:p w14:paraId="65398426" w14:textId="77777777" w:rsidR="003653A3" w:rsidRPr="00B61EB0" w:rsidRDefault="00000000">
      <w:pPr>
        <w:rPr>
          <w:lang w:val="de-DE"/>
        </w:rPr>
      </w:pPr>
      <w:r w:rsidRPr="00B61EB0">
        <w:rPr>
          <w:lang w:val="de-DE"/>
        </w:rPr>
        <w:t>(1) Der Verantwortliche ist Verantwortlicher im Sinne des Art. 4 Nr. 7 DSGVO. Er entscheidet über Zwecke und Mittel der Verarbeitung und ist allein verantwortlich für die Rechtmäßigkeit der Verarbeitung, die Transparenz gegenüber betroffenen Personen, die Rechtsgrundlagen, die Datenminimierung, Löschfristen, Betroffenenrechte und die Zulässigkeit der von seinen Nutzern eingegebenen Inhalte.</w:t>
      </w:r>
    </w:p>
    <w:p w14:paraId="6A8F8F4D" w14:textId="77777777" w:rsidR="003653A3" w:rsidRPr="00B61EB0" w:rsidRDefault="00000000">
      <w:pPr>
        <w:rPr>
          <w:lang w:val="de-DE"/>
        </w:rPr>
      </w:pPr>
      <w:r w:rsidRPr="00B61EB0">
        <w:rPr>
          <w:lang w:val="de-DE"/>
        </w:rPr>
        <w:t>(2) Der Auftragsverarbeiter ist Auftragsverarbeiter im Sinne des Art. 4 Nr. 8 DSGVO und verarbeitet personenbezogene Daten ausschließlich im Auftrag und nach dokumentierter Weisung des Verantwortlichen.</w:t>
      </w:r>
    </w:p>
    <w:p w14:paraId="20797396" w14:textId="77777777" w:rsidR="003653A3" w:rsidRPr="00B61EB0" w:rsidRDefault="00000000">
      <w:pPr>
        <w:rPr>
          <w:lang w:val="de-DE"/>
        </w:rPr>
      </w:pPr>
      <w:r w:rsidRPr="00B61EB0">
        <w:rPr>
          <w:lang w:val="de-DE"/>
        </w:rPr>
        <w:t>(3) Soweit der Auftragsverarbeiter personenbezogene Daten zu eigenen Zwecken verarbeitet, etwa Vertragsverwaltung, Abrechnung, steuer-/handelsrechtliche Aufbewahrung, IT-Sicherheit eigener Systeme, Missbrauchsprävention, interne Rechtsverfolgung oder eigene Geschäftskommunikation, gilt dieser AVV insoweit nicht; der Auftragsverarbeiter ist hierfür eigenständig Verantwortlicher.</w:t>
      </w:r>
    </w:p>
    <w:p w14:paraId="6E540992" w14:textId="159A53DA" w:rsidR="003653A3" w:rsidRPr="00B61EB0" w:rsidRDefault="00000000">
      <w:pPr>
        <w:rPr>
          <w:lang w:val="de-DE"/>
        </w:rPr>
      </w:pPr>
      <w:r w:rsidRPr="00B61EB0">
        <w:rPr>
          <w:lang w:val="de-DE"/>
        </w:rPr>
        <w:t xml:space="preserve">(4) Der Auftragsverarbeiter verwendet personenbezogene Daten des Verantwortlichen nicht für Werbung, </w:t>
      </w:r>
      <w:proofErr w:type="spellStart"/>
      <w:r w:rsidRPr="00B61EB0">
        <w:rPr>
          <w:lang w:val="de-DE"/>
        </w:rPr>
        <w:t>Profiling</w:t>
      </w:r>
      <w:proofErr w:type="spellEnd"/>
      <w:r w:rsidRPr="00B61EB0">
        <w:rPr>
          <w:lang w:val="de-DE"/>
        </w:rPr>
        <w:t>, Verkauf</w:t>
      </w:r>
      <w:ins w:id="4" w:author="CKa" w:date="2026-06-15T17:14:00Z" w16du:dateUtc="2026-06-15T15:14:00Z">
        <w:r w:rsidR="000409CC">
          <w:rPr>
            <w:lang w:val="de-DE"/>
          </w:rPr>
          <w:t xml:space="preserve"> und </w:t>
        </w:r>
      </w:ins>
      <w:del w:id="5" w:author="CKa" w:date="2026-06-15T17:14:00Z" w16du:dateUtc="2026-06-15T15:14:00Z">
        <w:r w:rsidRPr="00B61EB0" w:rsidDel="000409CC">
          <w:rPr>
            <w:lang w:val="de-DE"/>
          </w:rPr>
          <w:delText xml:space="preserve">, </w:delText>
        </w:r>
      </w:del>
      <w:r w:rsidRPr="00B61EB0">
        <w:rPr>
          <w:lang w:val="de-DE"/>
        </w:rPr>
        <w:t>Produkt-Analytics auf Personenebene</w:t>
      </w:r>
      <w:ins w:id="6" w:author="CKa" w:date="2026-06-15T17:14:00Z" w16du:dateUtc="2026-06-15T15:14:00Z">
        <w:r w:rsidR="000409CC">
          <w:rPr>
            <w:lang w:val="de-DE"/>
          </w:rPr>
          <w:t xml:space="preserve"> </w:t>
        </w:r>
      </w:ins>
      <w:del w:id="7" w:author="CKa" w:date="2026-06-15T17:14:00Z" w16du:dateUtc="2026-06-15T15:14:00Z">
        <w:r w:rsidRPr="00B61EB0" w:rsidDel="000409CC">
          <w:rPr>
            <w:lang w:val="de-DE"/>
          </w:rPr>
          <w:delText xml:space="preserve"> oder </w:delText>
        </w:r>
        <w:r w:rsidRPr="00B61EB0" w:rsidDel="000409CC">
          <w:rPr>
            <w:highlight w:val="yellow"/>
            <w:lang w:val="de-DE"/>
          </w:rPr>
          <w:delText>Training von KI-Modellen</w:delText>
        </w:r>
      </w:del>
      <w:r w:rsidRPr="00B61EB0">
        <w:rPr>
          <w:lang w:val="de-DE"/>
        </w:rPr>
        <w:t>, soweit dies nicht ausdrücklich in Textform vereinbart und datenschutzrechtlich abgesichert wurde.</w:t>
      </w:r>
    </w:p>
    <w:p w14:paraId="29001C34" w14:textId="77777777" w:rsidR="003653A3" w:rsidRPr="00B61EB0" w:rsidRDefault="00000000">
      <w:pPr>
        <w:rPr>
          <w:lang w:val="de-DE"/>
        </w:rPr>
      </w:pPr>
      <w:r w:rsidRPr="00B61EB0">
        <w:rPr>
          <w:lang w:val="de-DE"/>
        </w:rPr>
        <w:t>(5) Der räumliche Anwendungsbereich dieses AVV ist grundsätzlich die Europäische Union und der Europäische Wirtschaftsraum. Drittlandbezüge sind nur nach Maßgabe des § 7 und Anlage 3 zulässig.</w:t>
      </w:r>
    </w:p>
    <w:p w14:paraId="0446BB9B" w14:textId="77777777" w:rsidR="003653A3" w:rsidRPr="00B61EB0" w:rsidRDefault="00000000">
      <w:pPr>
        <w:pStyle w:val="berschrift1"/>
        <w:spacing w:before="200" w:after="80"/>
        <w:rPr>
          <w:lang w:val="de-DE"/>
        </w:rPr>
      </w:pPr>
      <w:r w:rsidRPr="00B61EB0">
        <w:rPr>
          <w:lang w:val="de-DE"/>
        </w:rPr>
        <w:t>§ 3 Weisungsrecht des Verantwortlichen</w:t>
      </w:r>
    </w:p>
    <w:p w14:paraId="2897CC14" w14:textId="77777777" w:rsidR="003653A3" w:rsidRPr="00B61EB0" w:rsidRDefault="00000000">
      <w:pPr>
        <w:rPr>
          <w:lang w:val="de-DE"/>
        </w:rPr>
      </w:pPr>
      <w:r w:rsidRPr="00B61EB0">
        <w:rPr>
          <w:lang w:val="de-DE"/>
        </w:rPr>
        <w:t>(1) Der Auftragsverarbeiter verarbeitet personenbezogene Daten ausschließlich im Rahmen der getroffenen Vereinbarungen und nach dokumentierten Weisungen des Verantwortlichen, es sei denn, der Auftragsverarbeiter ist nach dem Recht der Union oder der Mitgliedstaaten zur Verarbeitung verpflichtet. In einem solchen Fall teilt der Auftragsverarbeiter dem Verantwortlichen diese rechtlichen Anforderungen vor der Verarbeitung mit, sofern das betreffende Recht eine solche Mitteilung nicht wegen eines wichtigen öffentlichen Interesses verbietet.</w:t>
      </w:r>
    </w:p>
    <w:p w14:paraId="627CD987" w14:textId="77777777" w:rsidR="003653A3" w:rsidRPr="00B61EB0" w:rsidRDefault="00000000">
      <w:pPr>
        <w:rPr>
          <w:lang w:val="de-DE"/>
        </w:rPr>
      </w:pPr>
      <w:r>
        <w:rPr>
          <w:lang w:val="de-DE"/>
        </w:rPr>
        <w:t>(2) Die Weisungen werden zunächst durch diesen AVV und seine Anlagen festgelegt. Spätere Weisungen sind in Textform, auch per E-Mail, an die in Anlage 4 benannten Weisungsempfänger zu richten; mündliche Weisungen sind unverzüglich in Textform zu bestätigen. Der Auftragsverarbeiter bestätigt den Empfang von Weisungen, die über die laufende Nutzung der Anwendung hinausgehen, in Textform. Weisungen, die den vereinbarten Leistungsumfang ändern oder über ihn hinausgehen, gelten als Änderungsverlangen im Sinne des § 16 Abs. 4; sie sind erst nach Bestätigung durch den Auftragsverarbeiter in Textform umzusetzen und können gesondert vergütet werden.</w:t>
      </w:r>
    </w:p>
    <w:p w14:paraId="6AB20E12" w14:textId="77777777" w:rsidR="003653A3" w:rsidRPr="00B61EB0" w:rsidRDefault="00000000">
      <w:pPr>
        <w:rPr>
          <w:lang w:val="de-DE"/>
        </w:rPr>
      </w:pPr>
      <w:r w:rsidRPr="00B61EB0">
        <w:rPr>
          <w:lang w:val="de-DE"/>
        </w:rPr>
        <w:t>(3) Der Auftragsverarbeiter informiert den Verantwortlichen unverzüglich, wenn er der Auffassung ist, dass eine Weisung gegen datenschutzrechtliche Vorschriften verstößt. Der Auftragsverarbeiter darf die Durchführung der betreffenden Weisung aussetzen, bis sie vom Verantwortlichen bestätigt, geändert oder zurückgenommen wurde.</w:t>
      </w:r>
    </w:p>
    <w:p w14:paraId="4BD2B64F" w14:textId="77777777" w:rsidR="003653A3" w:rsidRPr="00B61EB0" w:rsidRDefault="00000000">
      <w:pPr>
        <w:rPr>
          <w:lang w:val="de-DE"/>
        </w:rPr>
      </w:pPr>
      <w:r w:rsidRPr="00B61EB0">
        <w:rPr>
          <w:lang w:val="de-DE"/>
        </w:rPr>
        <w:t>(4) Weisungsberechtigte und weisungsempfangende Personen werden in Anlage 4 benannt. Änderungen sind der jeweils anderen Partei in Textform mitzuteilen.</w:t>
      </w:r>
    </w:p>
    <w:p w14:paraId="6DA8D282" w14:textId="77777777" w:rsidR="003653A3" w:rsidRPr="00B61EB0" w:rsidRDefault="00000000">
      <w:pPr>
        <w:pStyle w:val="berschrift1"/>
        <w:spacing w:before="200" w:after="80"/>
        <w:rPr>
          <w:lang w:val="de-DE"/>
        </w:rPr>
      </w:pPr>
      <w:r w:rsidRPr="00B61EB0">
        <w:rPr>
          <w:lang w:val="de-DE"/>
        </w:rPr>
        <w:t>§ 4 Pflichten des Auftragsverarbeiters</w:t>
      </w:r>
    </w:p>
    <w:p w14:paraId="00A0AEF4" w14:textId="77777777" w:rsidR="003653A3" w:rsidRPr="00B61EB0" w:rsidRDefault="00000000">
      <w:pPr>
        <w:rPr>
          <w:lang w:val="de-DE"/>
        </w:rPr>
      </w:pPr>
      <w:r w:rsidRPr="00B61EB0">
        <w:rPr>
          <w:lang w:val="de-DE"/>
        </w:rPr>
        <w:t>Der Auftragsverarbeiter verpflichtet sich insbesondere,</w:t>
      </w:r>
    </w:p>
    <w:p w14:paraId="2F648582" w14:textId="77777777" w:rsidR="003653A3" w:rsidRPr="00B61EB0" w:rsidRDefault="00000000">
      <w:pPr>
        <w:pStyle w:val="Aufzhlungszeichen"/>
        <w:rPr>
          <w:lang w:val="de-DE"/>
        </w:rPr>
      </w:pPr>
      <w:r w:rsidRPr="00B61EB0">
        <w:rPr>
          <w:lang w:val="de-DE"/>
        </w:rPr>
        <w:t>personenbezogene Daten ausschließlich gemäß § 3 zu verarbeiten;</w:t>
      </w:r>
    </w:p>
    <w:p w14:paraId="3E628EEA" w14:textId="77777777" w:rsidR="003653A3" w:rsidRPr="00B61EB0" w:rsidRDefault="00000000">
      <w:pPr>
        <w:pStyle w:val="Aufzhlungszeichen"/>
        <w:rPr>
          <w:lang w:val="de-DE"/>
        </w:rPr>
      </w:pPr>
      <w:r w:rsidRPr="00B61EB0">
        <w:rPr>
          <w:lang w:val="de-DE"/>
        </w:rPr>
        <w:t>die Vertraulichkeit nach § 11 zu gewährleisten und zur Verarbeitung befugte Personen zur Vertraulichkeit zu verpflichten oder deren gesetzliche Verschwiegenheitspflicht sicherzustellen;</w:t>
      </w:r>
    </w:p>
    <w:p w14:paraId="66117F4F" w14:textId="77777777" w:rsidR="003653A3" w:rsidRPr="00B61EB0" w:rsidRDefault="00000000">
      <w:pPr>
        <w:pStyle w:val="Aufzhlungszeichen"/>
        <w:rPr>
          <w:lang w:val="de-DE"/>
        </w:rPr>
      </w:pPr>
      <w:r w:rsidRPr="00B61EB0">
        <w:rPr>
          <w:lang w:val="de-DE"/>
        </w:rPr>
        <w:t>die in Anlage 2 beschriebenen technischen und organisatorischen Maßnahmen nach Art. 32 DSGVO umzusetzen und aufrechtzuerhalten;</w:t>
      </w:r>
    </w:p>
    <w:p w14:paraId="484DE931" w14:textId="77777777" w:rsidR="003653A3" w:rsidRPr="00B61EB0" w:rsidRDefault="00000000">
      <w:pPr>
        <w:pStyle w:val="Aufzhlungszeichen"/>
        <w:rPr>
          <w:lang w:val="de-DE"/>
        </w:rPr>
      </w:pPr>
      <w:r w:rsidRPr="00B61EB0">
        <w:rPr>
          <w:lang w:val="de-DE"/>
        </w:rPr>
        <w:t>die Bedingungen für Subunternehmer nach § 6 einzuhalten;</w:t>
      </w:r>
    </w:p>
    <w:p w14:paraId="6FF7E16D" w14:textId="77777777" w:rsidR="003653A3" w:rsidRPr="00B61EB0" w:rsidRDefault="00000000">
      <w:pPr>
        <w:pStyle w:val="Aufzhlungszeichen"/>
        <w:rPr>
          <w:lang w:val="de-DE"/>
        </w:rPr>
      </w:pPr>
      <w:r w:rsidRPr="00B61EB0">
        <w:rPr>
          <w:lang w:val="de-DE"/>
        </w:rPr>
        <w:lastRenderedPageBreak/>
        <w:t>den Verantwortlichen nach Maßgabe der §§ 8 und 9 bei Betroffenenrechten und Pflichten aus Art. 32 bis 36 DSGVO zu unterstützen;</w:t>
      </w:r>
    </w:p>
    <w:p w14:paraId="139010A1" w14:textId="77777777" w:rsidR="003653A3" w:rsidRPr="00B61EB0" w:rsidRDefault="00000000">
      <w:pPr>
        <w:pStyle w:val="Aufzhlungszeichen"/>
        <w:rPr>
          <w:lang w:val="de-DE"/>
        </w:rPr>
      </w:pPr>
      <w:r w:rsidRPr="00B61EB0">
        <w:rPr>
          <w:lang w:val="de-DE"/>
        </w:rPr>
        <w:t>nach Abschluss der Verarbeitung personenbezogene Daten nach Maßgabe von § 13 zu löschen oder zurückzugeben;</w:t>
      </w:r>
    </w:p>
    <w:p w14:paraId="18DAB7E6" w14:textId="77777777" w:rsidR="003653A3" w:rsidRPr="00B61EB0" w:rsidRDefault="00000000">
      <w:pPr>
        <w:pStyle w:val="Aufzhlungszeichen"/>
        <w:rPr>
          <w:lang w:val="de-DE"/>
        </w:rPr>
      </w:pPr>
      <w:r w:rsidRPr="00B61EB0">
        <w:rPr>
          <w:lang w:val="de-DE"/>
        </w:rPr>
        <w:t>dem Verantwortlichen die erforderlichen Informationen zum Nachweis der Einhaltung der Pflichten aus Art. 28 DSGVO bereitzustellen und Kontrollen nach § 12 zu ermöglichen;</w:t>
      </w:r>
    </w:p>
    <w:p w14:paraId="19CDAA01" w14:textId="77777777" w:rsidR="003653A3" w:rsidRPr="00B61EB0" w:rsidRDefault="00000000">
      <w:pPr>
        <w:pStyle w:val="Aufzhlungszeichen"/>
        <w:rPr>
          <w:lang w:val="de-DE"/>
        </w:rPr>
      </w:pPr>
      <w:r w:rsidRPr="00B61EB0">
        <w:rPr>
          <w:lang w:val="de-DE"/>
        </w:rPr>
        <w:t>ein Verzeichnis der Kategorien von Verarbeitungstätigkeiten gemäß Art. 30 Abs. 2 DSGVO zu führen, soweit gesetzlich erforderlich;</w:t>
      </w:r>
    </w:p>
    <w:p w14:paraId="01FFABBA" w14:textId="77777777" w:rsidR="003653A3" w:rsidRPr="00B61EB0" w:rsidRDefault="00000000">
      <w:pPr>
        <w:pStyle w:val="Aufzhlungszeichen"/>
        <w:rPr>
          <w:lang w:val="de-DE"/>
        </w:rPr>
      </w:pPr>
      <w:r w:rsidRPr="00B61EB0">
        <w:rPr>
          <w:lang w:val="de-DE"/>
        </w:rPr>
        <w:t>einen Datenschutzbeauftragten zu benennen, soweit der Auftragsverarbeiter hierzu gesetzlich verpflichtet ist, und dessen Kontaktdaten auf Anfrage mitzuteilen;</w:t>
      </w:r>
    </w:p>
    <w:p w14:paraId="486BBD5C" w14:textId="77777777" w:rsidR="003653A3" w:rsidRPr="00B61EB0" w:rsidRDefault="00000000">
      <w:pPr>
        <w:pStyle w:val="Aufzhlungszeichen"/>
        <w:rPr>
          <w:lang w:val="de-DE"/>
        </w:rPr>
      </w:pPr>
      <w:r w:rsidRPr="00B61EB0">
        <w:rPr>
          <w:lang w:val="de-DE"/>
        </w:rPr>
        <w:t>den Verantwortlichen unverzüglich zu informieren, wenn eine Aufsichtsbehörde gegenüber dem Auftragsverarbeiter Maßnahmen im Zusammenhang mit der Auftragsverarbeitung ergreift.</w:t>
      </w:r>
    </w:p>
    <w:p w14:paraId="684C5481" w14:textId="2C093826" w:rsidR="003653A3" w:rsidRPr="00B61EB0" w:rsidRDefault="00000000">
      <w:pPr>
        <w:pStyle w:val="berschrift1"/>
        <w:spacing w:before="200" w:after="80"/>
        <w:rPr>
          <w:lang w:val="de-DE"/>
        </w:rPr>
      </w:pPr>
      <w:r w:rsidRPr="00B61EB0">
        <w:rPr>
          <w:lang w:val="de-DE"/>
        </w:rPr>
        <w:t>§ 5 Technische und organisatorische Maßnahmen</w:t>
      </w:r>
      <w:ins w:id="8" w:author="CKa" w:date="2026-06-15T17:18:00Z" w16du:dateUtc="2026-06-15T15:18:00Z">
        <w:r w:rsidR="00E76538">
          <w:rPr>
            <w:lang w:val="de-DE"/>
          </w:rPr>
          <w:t xml:space="preserve"> (TOM)</w:t>
        </w:r>
      </w:ins>
    </w:p>
    <w:p w14:paraId="5352C0CA" w14:textId="77777777" w:rsidR="003653A3" w:rsidRPr="00B61EB0" w:rsidRDefault="00000000">
      <w:pPr>
        <w:rPr>
          <w:lang w:val="de-DE"/>
        </w:rPr>
      </w:pPr>
      <w:r w:rsidRPr="00B61EB0">
        <w:rPr>
          <w:lang w:val="de-DE"/>
        </w:rPr>
        <w:t>(1) Der Auftragsverarbeiter trifft die zur Gewährleistung eines dem Risiko angemessenen Schutzniveaus erforderlichen technischen und organisatorischen Maßnahmen gemäß Art. 32 DSGVO. Die zum Zeitpunkt des Vertragsschlusses vereinbarten Maßnahmen sind in Anlage 2 beschrieben.</w:t>
      </w:r>
    </w:p>
    <w:p w14:paraId="28BADCC0" w14:textId="77777777" w:rsidR="003653A3" w:rsidRPr="00B61EB0" w:rsidRDefault="00000000">
      <w:pPr>
        <w:rPr>
          <w:lang w:val="de-DE"/>
        </w:rPr>
      </w:pPr>
      <w:r w:rsidRPr="00B61EB0">
        <w:rPr>
          <w:lang w:val="de-DE"/>
        </w:rPr>
        <w:t>(2) Produktivdaten des Verantwortlichen dürfen nur in Produktivumgebungen verarbeitet werden, in denen die in Anlage 2 als Mindestmaßnahmen beschriebenen Maßnahmen umgesetzt sind. Test-, Entwicklungs- oder Debugging-Verarbeitungen mit Echtdaten sind nur zulässig, soweit sie erforderlich, dokumentiert, zeitlich begrenzt und durch gleichwertige Schutzmaßnahmen abgesichert sind.</w:t>
      </w:r>
    </w:p>
    <w:p w14:paraId="23B383A6" w14:textId="77777777" w:rsidR="003653A3" w:rsidRPr="00B61EB0" w:rsidRDefault="00000000">
      <w:pPr>
        <w:rPr>
          <w:lang w:val="de-DE"/>
        </w:rPr>
      </w:pPr>
      <w:r w:rsidRPr="00B61EB0">
        <w:rPr>
          <w:lang w:val="de-DE"/>
        </w:rPr>
        <w:t xml:space="preserve">(3) Die TOM </w:t>
      </w:r>
      <w:proofErr w:type="gramStart"/>
      <w:r w:rsidRPr="00B61EB0">
        <w:rPr>
          <w:lang w:val="de-DE"/>
        </w:rPr>
        <w:t>unterliegen</w:t>
      </w:r>
      <w:proofErr w:type="gramEnd"/>
      <w:r w:rsidRPr="00B61EB0">
        <w:rPr>
          <w:lang w:val="de-DE"/>
        </w:rPr>
        <w:t xml:space="preserve"> dem technischen Fortschritt und der Weiterentwicklung. Der Auftragsverarbeiter darf die TOM anpassen, sofern das vereinbarte Schutzniveau dadurch nicht unterschritten wird. Wesentliche Änderungen werden dokumentiert und dem Verantwortlichen auf Anfrage nachgewiesen.</w:t>
      </w:r>
    </w:p>
    <w:p w14:paraId="38CE3F3D" w14:textId="77777777" w:rsidR="003653A3" w:rsidRPr="00B61EB0" w:rsidRDefault="00000000">
      <w:pPr>
        <w:rPr>
          <w:lang w:val="de-DE"/>
        </w:rPr>
      </w:pPr>
      <w:r w:rsidRPr="00B61EB0">
        <w:rPr>
          <w:lang w:val="de-DE"/>
        </w:rPr>
        <w:t>(4) Änderungen mit wesentlichem Einfluss auf das vereinbarte Schutzniveau, den Speicher-/Verarbeitungsort, Drittlandbezüge oder die Rechte betroffener Personen werden nach § 16 behandelt. Rein technische, betriebliche oder sicherheitsinterne Maßnahmen, die das Schutzniveau nicht herabsetzen, darf der Auftragsverarbeiter eigenständig treffen und weiterentwickeln.</w:t>
      </w:r>
    </w:p>
    <w:p w14:paraId="5B5CC905" w14:textId="77777777" w:rsidR="003653A3" w:rsidRPr="00B61EB0" w:rsidRDefault="00000000">
      <w:pPr>
        <w:rPr>
          <w:lang w:val="de-DE"/>
        </w:rPr>
      </w:pPr>
      <w:r>
        <w:rPr>
          <w:lang w:val="de-DE"/>
        </w:rPr>
        <w:t>(5) Der Auftragsverarbeiter überprüft, bewertet und evaluiert die Wirksamkeit der TOM regelmäßig, mindestens einmal jährlich sowie anlassbezogen, und dokumentiert die Ergebnisse in geeigneter Form. Der Nachweis gegenüber dem Verantwortlichen erfolgt nach Maßgabe des § 12.</w:t>
      </w:r>
    </w:p>
    <w:p w14:paraId="1198B80F" w14:textId="77777777" w:rsidR="003653A3" w:rsidRPr="00B61EB0" w:rsidRDefault="00000000">
      <w:pPr>
        <w:pStyle w:val="berschrift1"/>
        <w:spacing w:before="200" w:after="80"/>
        <w:rPr>
          <w:lang w:val="de-DE"/>
        </w:rPr>
      </w:pPr>
      <w:r w:rsidRPr="00B61EB0">
        <w:rPr>
          <w:lang w:val="de-DE"/>
        </w:rPr>
        <w:t>§ 6 Inanspruchnahme weiterer Auftragsverarbeiter</w:t>
      </w:r>
    </w:p>
    <w:p w14:paraId="2AD9D8DD" w14:textId="77777777" w:rsidR="003653A3" w:rsidRPr="00B61EB0" w:rsidRDefault="00000000">
      <w:pPr>
        <w:rPr>
          <w:lang w:val="de-DE"/>
        </w:rPr>
      </w:pPr>
      <w:r w:rsidRPr="00B61EB0">
        <w:rPr>
          <w:lang w:val="de-DE"/>
        </w:rPr>
        <w:t>(1) Der Verantwortliche erteilt dem Auftragsverarbeiter die allgemeine schriftliche Genehmigung zur Inanspruchnahme weiterer Auftragsverarbeiter im Sinne des Art. 28 Abs. 2 und Abs. 4 DSGVO. Die bei Vertragsschluss genehmigten Subunternehmer sind in Anlage 3 aufgeführt.</w:t>
      </w:r>
    </w:p>
    <w:p w14:paraId="02615FB8" w14:textId="6F69A26B" w:rsidR="003653A3" w:rsidRPr="00B61EB0" w:rsidRDefault="00000000">
      <w:pPr>
        <w:rPr>
          <w:lang w:val="de-DE"/>
        </w:rPr>
      </w:pPr>
      <w:r w:rsidRPr="00B61EB0">
        <w:rPr>
          <w:lang w:val="de-DE"/>
        </w:rPr>
        <w:t xml:space="preserve">(2) Neue direkte Subunternehmer oder die Ersetzung direkter Subunternehmer teilt der Auftragsverarbeiter dem Verantwortlichen mindestens </w:t>
      </w:r>
      <w:r w:rsidR="00044DD6" w:rsidRPr="00B61EB0">
        <w:rPr>
          <w:lang w:val="de-DE"/>
        </w:rPr>
        <w:t xml:space="preserve">vierzehn </w:t>
      </w:r>
      <w:r w:rsidRPr="00B61EB0">
        <w:rPr>
          <w:lang w:val="de-DE"/>
        </w:rPr>
        <w:t>(</w:t>
      </w:r>
      <w:r w:rsidR="00044DD6" w:rsidRPr="00B61EB0">
        <w:rPr>
          <w:lang w:val="de-DE"/>
        </w:rPr>
        <w:t>14</w:t>
      </w:r>
      <w:r w:rsidRPr="00B61EB0">
        <w:rPr>
          <w:lang w:val="de-DE"/>
        </w:rPr>
        <w:t>) Tage vor dem produktiven Einsatz in Textform mit. Ist eine kürzere Frist wegen Sicherheits-, Rechts-, Verfügbarkeits- oder Lieferantenumständen erforderlich oder erhält der Auftragsverarbeiter selbst eine kürzere Vorlauffrist, informiert er den Verantwortlichen unverzüglich nach Kenntnis.</w:t>
      </w:r>
    </w:p>
    <w:p w14:paraId="6CA1C99E" w14:textId="4D5E4FC4" w:rsidR="003653A3" w:rsidRPr="00B61EB0" w:rsidRDefault="00000000">
      <w:pPr>
        <w:rPr>
          <w:lang w:val="de-DE"/>
        </w:rPr>
      </w:pPr>
      <w:r w:rsidRPr="00B61EB0">
        <w:rPr>
          <w:lang w:val="de-DE"/>
        </w:rPr>
        <w:t xml:space="preserve">(3) Der Verantwortliche kann einer Änderung innerhalb von </w:t>
      </w:r>
      <w:r w:rsidR="00044DD6" w:rsidRPr="00B61EB0">
        <w:rPr>
          <w:lang w:val="de-DE"/>
        </w:rPr>
        <w:t>sieben</w:t>
      </w:r>
      <w:r w:rsidRPr="00B61EB0">
        <w:rPr>
          <w:lang w:val="de-DE"/>
        </w:rPr>
        <w:t xml:space="preserve"> (</w:t>
      </w:r>
      <w:r w:rsidR="00044DD6" w:rsidRPr="00B61EB0">
        <w:rPr>
          <w:lang w:val="de-DE"/>
        </w:rPr>
        <w:t>7</w:t>
      </w:r>
      <w:r w:rsidRPr="00B61EB0">
        <w:rPr>
          <w:lang w:val="de-DE"/>
        </w:rPr>
        <w:t>) Tagen nach Zugang der Information aus wichtigem datenschutzrechtlichem Grund in Textform widersprechen. Erfolgt kein fristgerechter Widerspruch, gilt die Änderung als genehmigt. Im Fall eines berechtigten Widerspruchs bemühen sich die Parteien um eine zumutbare Lösung. Ist die Leistung ohne den betreffenden Subunternehmer nicht rechtskonform oder wirtschaftlich/technisch zumutbar erbringbar, kann jede Partei den betroffenen Leistungsteil mit angemessener Frist kündigen.</w:t>
      </w:r>
    </w:p>
    <w:p w14:paraId="15C09FF3" w14:textId="77777777" w:rsidR="003653A3" w:rsidRPr="00B61EB0" w:rsidRDefault="00000000">
      <w:pPr>
        <w:rPr>
          <w:lang w:val="de-DE"/>
        </w:rPr>
      </w:pPr>
      <w:r w:rsidRPr="00B61EB0">
        <w:rPr>
          <w:lang w:val="de-DE"/>
        </w:rPr>
        <w:t>(4) Der Auftragsverarbeiter verpflichtet jeden direkten Subunternehmer durch Vertrag auf Datenschutzpflichten, die den Pflichten dieses AVV im Wesentlichen entsprechen. Kommt ein Subunternehmer seinen Datenschutzpflichten nicht nach, haftet der Auftragsverarbeiter gegenüber dem Verantwortlichen nach Art. 28 Abs. 4 DSGVO für die Einhaltung der Pflichten des Subunternehmers.</w:t>
      </w:r>
    </w:p>
    <w:p w14:paraId="19C4E6C0" w14:textId="77777777" w:rsidR="003653A3" w:rsidRPr="00B61EB0" w:rsidRDefault="00000000">
      <w:pPr>
        <w:rPr>
          <w:lang w:val="de-DE"/>
        </w:rPr>
      </w:pPr>
      <w:r>
        <w:rPr>
          <w:lang w:val="de-DE"/>
        </w:rPr>
        <w:lastRenderedPageBreak/>
        <w:t>(5) Die Genehmigung umfasst auch die für die jeweilige Leistung erforderlichen Unter-Unterauftragsverarbeiter der in Anlage 3 genannten Anbieter, soweit diese in den jeweils gültigen DPA-/</w:t>
      </w:r>
      <w:proofErr w:type="spellStart"/>
      <w:r>
        <w:rPr>
          <w:lang w:val="de-DE"/>
        </w:rPr>
        <w:t>Subprocessor</w:t>
      </w:r>
      <w:proofErr w:type="spellEnd"/>
      <w:r>
        <w:rPr>
          <w:lang w:val="de-DE"/>
        </w:rPr>
        <w:t xml:space="preserve">-Listen ausgewiesen und durch gleichwertige Datenschutzpflichten gebunden sind. Die Pflichten des Auftragsverarbeiters in Bezug auf Unter-Unterauftragsverarbeiter beschränken sich auf die sorgfältige Auswahl und vertragliche Verpflichtung seiner direkten Subunternehmer sowie auf die Prüfung der </w:t>
      </w:r>
      <w:proofErr w:type="gramStart"/>
      <w:r>
        <w:rPr>
          <w:lang w:val="de-DE"/>
        </w:rPr>
        <w:t>von diesen bereitgestellten Nachweise</w:t>
      </w:r>
      <w:proofErr w:type="gramEnd"/>
      <w:r>
        <w:rPr>
          <w:lang w:val="de-DE"/>
        </w:rPr>
        <w:t xml:space="preserve">, insbesondere DPA, Zertifizierungen und </w:t>
      </w:r>
      <w:proofErr w:type="spellStart"/>
      <w:r>
        <w:rPr>
          <w:lang w:val="de-DE"/>
        </w:rPr>
        <w:t>Subprocessor</w:t>
      </w:r>
      <w:proofErr w:type="spellEnd"/>
      <w:r>
        <w:rPr>
          <w:lang w:val="de-DE"/>
        </w:rPr>
        <w:t>-Listen. Wesentliche Änderungen mit unmittelbarem Bezug zu personenbezogenen Daten des Verantwortlichen oder Drittlandübermittlungen werden nach Abs. 2 und 3 behandelt, soweit dem Auftragsverarbeiter eine solche Information rechtzeitig möglich ist.</w:t>
      </w:r>
    </w:p>
    <w:p w14:paraId="31D51371" w14:textId="77777777" w:rsidR="003653A3" w:rsidRPr="00B61EB0" w:rsidRDefault="00000000">
      <w:pPr>
        <w:rPr>
          <w:lang w:val="de-DE"/>
        </w:rPr>
      </w:pPr>
      <w:r w:rsidRPr="00B61EB0">
        <w:rPr>
          <w:lang w:val="de-DE"/>
        </w:rPr>
        <w:t>(6) Nicht als Subunternehmer gelten reine Nebenleistungen ohne gezielte Verarbeitung personenbezogener Daten des Verantwortlichen, etwa Telekommunikation, Post, Reinigung, Gebäudesicherheit oder allgemeine Bank-/Steuerberatungsleistungen. Der Auftragsverarbeiter trifft auch hierfür angemessene Schutzvorkehrungen.</w:t>
      </w:r>
    </w:p>
    <w:p w14:paraId="565798A9" w14:textId="77777777" w:rsidR="003653A3" w:rsidRPr="00B61EB0" w:rsidRDefault="00000000">
      <w:pPr>
        <w:rPr>
          <w:lang w:val="de-DE"/>
        </w:rPr>
      </w:pPr>
      <w:r>
        <w:rPr>
          <w:lang w:val="de-DE"/>
        </w:rPr>
        <w:t>(7) Entwicklungs-, Debugging-, Support- oder KI-Coding-Tools sind nicht Gegenstand der Auftragsverarbeitung, solange dort keine personenbezogenen Daten des Verantwortlichen verarbeitet werden; die Verarbeitung von Quellcode, Datenbankschemata, Konfigurationen oder synthetischen Testdaten ohne Personenbezug bleibt zulässig. Soweit im Einzelfall für Support, Fehleranalyse oder Weiterentwicklung personenbezogene Daten des Verantwortlichen in einem KI-Dienst verarbeitet werden müssen, erfolgt dies ausschließlich über die in Anlage 3 genannten Subunternehmer unter den dort genannten Garantien sowie unter Datenminimierung und, soweit möglich, Pseudonymisierung.</w:t>
      </w:r>
    </w:p>
    <w:p w14:paraId="79887796" w14:textId="77777777" w:rsidR="003653A3" w:rsidRPr="00B61EB0" w:rsidRDefault="00000000">
      <w:pPr>
        <w:pStyle w:val="berschrift1"/>
        <w:spacing w:before="200" w:after="80"/>
        <w:rPr>
          <w:lang w:val="de-DE"/>
        </w:rPr>
      </w:pPr>
      <w:r w:rsidRPr="00B61EB0">
        <w:rPr>
          <w:lang w:val="de-DE"/>
        </w:rPr>
        <w:t>§ 7 Verarbeitung in Drittländern</w:t>
      </w:r>
    </w:p>
    <w:p w14:paraId="0360C0CA" w14:textId="77777777" w:rsidR="003653A3" w:rsidRPr="00B61EB0" w:rsidRDefault="00000000">
      <w:pPr>
        <w:rPr>
          <w:lang w:val="de-DE"/>
        </w:rPr>
      </w:pPr>
      <w:r w:rsidRPr="00B61EB0">
        <w:rPr>
          <w:lang w:val="de-DE"/>
        </w:rPr>
        <w:t>(1) Eine Verarbeitung personenbezogener Daten in einem Drittland außerhalb EU/EWR findet nur statt, soweit die Voraussetzungen der Art. 44 ff. DSGVO erfüllt sind, insbesondere durch einen Angemessenheitsbeschluss nach Art. 45 DSGVO, geeignete Garantien nach Art. 46 DSGVO, EU-Standardvertragsklauseln nach Durchführungsbeschluss (EU) 2021/914 oder eine andere zulässige Grundlage. Erforderlichenfalls werden zusätzliche Schutzmaßnahmen und eine Transferbewertung berücksichtigt.</w:t>
      </w:r>
    </w:p>
    <w:p w14:paraId="31D0AC46" w14:textId="77777777" w:rsidR="003653A3" w:rsidRPr="00B61EB0" w:rsidRDefault="00000000">
      <w:pPr>
        <w:rPr>
          <w:lang w:val="de-DE"/>
        </w:rPr>
      </w:pPr>
      <w:r>
        <w:rPr>
          <w:lang w:val="de-DE"/>
        </w:rPr>
        <w:t xml:space="preserve">(2) Die Anwendung wird nach dem vereinbarten Betriebsmodell primär innerhalb der EU/des EWR betrieben. Die Datenbank und der Datei-/Objekt-Storage werden beim Subunternehmer </w:t>
      </w:r>
      <w:proofErr w:type="spellStart"/>
      <w:r>
        <w:rPr>
          <w:lang w:val="de-DE"/>
        </w:rPr>
        <w:t>Supabase</w:t>
      </w:r>
      <w:proofErr w:type="spellEnd"/>
      <w:r>
        <w:rPr>
          <w:lang w:val="de-DE"/>
        </w:rPr>
        <w:t xml:space="preserve"> in der Region Frankfurt (eu-central-1) betrieben</w:t>
      </w:r>
      <w:commentRangeStart w:id="9"/>
      <w:r>
        <w:rPr>
          <w:lang w:val="de-DE"/>
        </w:rPr>
        <w:t xml:space="preserve">. Die </w:t>
      </w:r>
      <w:proofErr w:type="spellStart"/>
      <w:r>
        <w:rPr>
          <w:lang w:val="de-DE"/>
        </w:rPr>
        <w:t>Vercel-Functions</w:t>
      </w:r>
      <w:proofErr w:type="spellEnd"/>
      <w:r>
        <w:rPr>
          <w:lang w:val="de-DE"/>
        </w:rPr>
        <w:t xml:space="preserve"> sind auf die EU-Region Frankfurt (fra1) konfiguriert</w:t>
      </w:r>
      <w:commentRangeEnd w:id="9"/>
      <w:r w:rsidR="00F93F0B">
        <w:rPr>
          <w:rStyle w:val="Kommentarzeichen"/>
        </w:rPr>
        <w:commentReference w:id="9"/>
      </w:r>
      <w:r>
        <w:rPr>
          <w:lang w:val="de-DE"/>
        </w:rPr>
        <w:t xml:space="preserve">; die Auslieferung statischer Inhalte über das Content </w:t>
      </w:r>
      <w:proofErr w:type="spellStart"/>
      <w:r>
        <w:rPr>
          <w:lang w:val="de-DE"/>
        </w:rPr>
        <w:t>Delivery</w:t>
      </w:r>
      <w:proofErr w:type="spellEnd"/>
      <w:r>
        <w:rPr>
          <w:lang w:val="de-DE"/>
        </w:rPr>
        <w:t xml:space="preserve"> Network kann über globale Edge-Standorte erfolgen. Transaktionale E-Mails werden über </w:t>
      </w:r>
      <w:proofErr w:type="spellStart"/>
      <w:r>
        <w:rPr>
          <w:lang w:val="de-DE"/>
        </w:rPr>
        <w:t>Brevo</w:t>
      </w:r>
      <w:proofErr w:type="spellEnd"/>
      <w:r>
        <w:rPr>
          <w:lang w:val="de-DE"/>
        </w:rPr>
        <w:t xml:space="preserve"> mit Hosting in der EU abgewickelt.</w:t>
      </w:r>
    </w:p>
    <w:p w14:paraId="2D6DB752" w14:textId="77777777" w:rsidR="003653A3" w:rsidRPr="00B61EB0" w:rsidRDefault="00000000">
      <w:pPr>
        <w:rPr>
          <w:lang w:val="de-DE"/>
        </w:rPr>
      </w:pPr>
      <w:r w:rsidRPr="00B61EB0">
        <w:rPr>
          <w:lang w:val="de-DE"/>
        </w:rPr>
        <w:t>(3) Gleichwohl bestehen Drittlandbezüge, insbesondere durch Anbieter mit Sitz, Konzernmutter, Support-, Betriebs-, Sicherheits- oder Unterauftragsverarbeitern außerhalb der EU/des EWR. Diese Drittlandbezüge sind in Anlage 3 offengelegt. Der Verantwortliche genehmigt diese Übermittlungen, soweit die dort genannten Garantien bestehen.</w:t>
      </w:r>
    </w:p>
    <w:p w14:paraId="651E9FFA" w14:textId="77777777" w:rsidR="003653A3" w:rsidRPr="00B61EB0" w:rsidRDefault="00000000">
      <w:pPr>
        <w:rPr>
          <w:lang w:val="de-DE"/>
        </w:rPr>
      </w:pPr>
      <w:r w:rsidRPr="00B61EB0">
        <w:rPr>
          <w:lang w:val="de-DE"/>
        </w:rPr>
        <w:t xml:space="preserve">(4) Der Auftragsverarbeiter stellt dem Verantwortlichen auf Anfrage die ihm verfügbaren Nachweise über die getroffenen Garantien zur Verfügung, insbesondere DPA, </w:t>
      </w:r>
      <w:proofErr w:type="spellStart"/>
      <w:r w:rsidRPr="00B61EB0">
        <w:rPr>
          <w:lang w:val="de-DE"/>
        </w:rPr>
        <w:t>Subprocessor</w:t>
      </w:r>
      <w:proofErr w:type="spellEnd"/>
      <w:r w:rsidRPr="00B61EB0">
        <w:rPr>
          <w:lang w:val="de-DE"/>
        </w:rPr>
        <w:t>-Listen, Zertifizierungen, SCC, DPF-Hinweise oder Anbieter-Transferbewertungen. Der Auftragsverarbeiter schuldet keine Offenlegung von Geschäftsgeheimnissen, Quellcode, Sicherheitskonfigurationen oder Dokumenten, die ihm selbst nicht zugänglich sind.</w:t>
      </w:r>
    </w:p>
    <w:p w14:paraId="62EC15D5" w14:textId="77777777" w:rsidR="003653A3" w:rsidRPr="00B61EB0" w:rsidRDefault="00000000">
      <w:pPr>
        <w:rPr>
          <w:lang w:val="de-DE"/>
        </w:rPr>
      </w:pPr>
      <w:r>
        <w:rPr>
          <w:lang w:val="de-DE"/>
        </w:rPr>
        <w:t>(5) Der Verantwortliche bevollmächtigt den Auftragsverarbeiter, im Namen und für Rechnung des Verantwortlichen mit Subunternehmern und, soweit vertraglich oder technisch erforderlich, innerhalb der Unterauftragskette EU-Standardvertragsklauseln abzuschließen, insbesondere Modul 3 (</w:t>
      </w:r>
      <w:proofErr w:type="spellStart"/>
      <w:r>
        <w:rPr>
          <w:lang w:val="de-DE"/>
        </w:rPr>
        <w:t>Processor-to-Processor</w:t>
      </w:r>
      <w:proofErr w:type="spellEnd"/>
      <w:r>
        <w:rPr>
          <w:lang w:val="de-DE"/>
        </w:rPr>
        <w:t>). Diese Vollmacht ist auf den Abschluss von Standardvertragsklauseln und vergleichbaren datenschutzrechtlichen Garantien im Sinne der Art. 44 ff. DSGVO beschränkt; zum Abschluss sonstiger Rechtsgeschäfte im Namen des Verantwortlichen ist der Auftragsverarbeiter nicht befugt.</w:t>
      </w:r>
    </w:p>
    <w:p w14:paraId="160E6852" w14:textId="77777777" w:rsidR="003653A3" w:rsidRPr="00B61EB0" w:rsidRDefault="00000000">
      <w:pPr>
        <w:rPr>
          <w:lang w:val="de-DE"/>
        </w:rPr>
      </w:pPr>
      <w:r w:rsidRPr="00B61EB0">
        <w:rPr>
          <w:lang w:val="de-DE"/>
        </w:rPr>
        <w:t>(6) Ändern sich rechtliche oder aufsichtsbehördliche Anforderungen an Drittlandübermittlungen, darf der Auftragsverarbeiter die hierfür erforderlichen vertraglichen, organisatorischen oder technischen Anpassungen vornehmen, insbesondere den Wechsel auf aktualisierte SCC, einen Angemessenheitsbeschluss oder ein anderes zulässiges Transferinstrument. Ist eine rechtmäßige Drittlandübermittlung vorübergehend nicht möglich, darf der Auftragsverarbeiter die betroffene Teilverarbeitung aussetzen oder auf eine EU/EWR-Alternative umstellen, ohne die übrigen Leistungen einzustellen.</w:t>
      </w:r>
    </w:p>
    <w:p w14:paraId="41C4C065" w14:textId="77777777" w:rsidR="003653A3" w:rsidRPr="00B61EB0" w:rsidRDefault="00000000">
      <w:pPr>
        <w:pStyle w:val="berschrift1"/>
        <w:spacing w:before="200" w:after="80"/>
        <w:rPr>
          <w:lang w:val="de-DE"/>
        </w:rPr>
      </w:pPr>
      <w:r w:rsidRPr="00B61EB0">
        <w:rPr>
          <w:lang w:val="de-DE"/>
        </w:rPr>
        <w:lastRenderedPageBreak/>
        <w:t>§ 8 Wahrung der Betroffenenrechte</w:t>
      </w:r>
    </w:p>
    <w:p w14:paraId="3415BBC8"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mit geeigneten technischen und organisatorischen Maßnahmen dabei, Anträge betroffener Personen nach Kapitel III DSGVO zu beantworten.</w:t>
      </w:r>
    </w:p>
    <w:p w14:paraId="40D1C05F" w14:textId="77777777" w:rsidR="003653A3" w:rsidRPr="00B61EB0" w:rsidRDefault="00000000">
      <w:pPr>
        <w:rPr>
          <w:lang w:val="de-DE"/>
        </w:rPr>
      </w:pPr>
      <w:r w:rsidRPr="00B61EB0">
        <w:rPr>
          <w:lang w:val="de-DE"/>
        </w:rPr>
        <w:t>(2) Wendet sich eine betroffene Person unmittelbar an den Auftragsverarbeiter, leitet dieser das Anliegen unverzüglich an den Verantwortlichen weiter und beantwortet es nicht selbst, es sei denn, er ist hierzu vom Verantwortlichen angewiesen oder gesetzlich verpflichtet.</w:t>
      </w:r>
    </w:p>
    <w:p w14:paraId="49CDD8C0" w14:textId="77777777" w:rsidR="003653A3" w:rsidRPr="00B61EB0" w:rsidRDefault="00000000">
      <w:pPr>
        <w:rPr>
          <w:lang w:val="de-DE"/>
        </w:rPr>
      </w:pPr>
      <w:r w:rsidRPr="00B61EB0">
        <w:rPr>
          <w:lang w:val="de-DE"/>
        </w:rPr>
        <w:t>(3) Der Auftragsverarbeiter darf personenbezogene Daten nur auf Weisung des Verantwortlichen berichtigen, löschen, sperren oder einschränken, soweit dies nicht durch die Funktionalität der Anwendung durch den Verantwortlichen selbst möglich ist.</w:t>
      </w:r>
    </w:p>
    <w:p w14:paraId="7901083A" w14:textId="77777777" w:rsidR="003653A3" w:rsidRPr="00B61EB0" w:rsidRDefault="00000000">
      <w:pPr>
        <w:pStyle w:val="berschrift1"/>
        <w:spacing w:before="200" w:after="80"/>
        <w:rPr>
          <w:lang w:val="de-DE"/>
        </w:rPr>
      </w:pPr>
      <w:r w:rsidRPr="00B61EB0">
        <w:rPr>
          <w:lang w:val="de-DE"/>
        </w:rPr>
        <w:t>§ 9 Unterstützungspflichten nach Art. 32 bis 36 DSGVO</w:t>
      </w:r>
    </w:p>
    <w:p w14:paraId="37A5880A" w14:textId="77777777" w:rsidR="003653A3" w:rsidRPr="00B61EB0" w:rsidRDefault="00000000">
      <w:pPr>
        <w:rPr>
          <w:lang w:val="de-DE"/>
        </w:rPr>
      </w:pPr>
      <w:r w:rsidRPr="00B61EB0">
        <w:rPr>
          <w:lang w:val="de-DE"/>
        </w:rPr>
        <w:t>(1) Der Auftragsverarbeiter unterstützt den Verantwortlichen unter Berücksichtigung der Art der Verarbeitung und der ihm zur Verfügung stehenden Informationen bei der Einhaltung der Pflichten aus Art. 32 bis 36 DSGVO, insbesondere bei Sicherheit der Verarbeitung, Datenschutzverletzungen, Datenschutz-Folgenabschätzungen und vorheriger Konsultation der Aufsichtsbehörde.</w:t>
      </w:r>
    </w:p>
    <w:p w14:paraId="6460C1EB" w14:textId="77777777" w:rsidR="003653A3" w:rsidRPr="00B61EB0" w:rsidRDefault="00000000">
      <w:pPr>
        <w:rPr>
          <w:lang w:val="de-DE"/>
        </w:rPr>
      </w:pPr>
      <w:r w:rsidRPr="00B61EB0">
        <w:rPr>
          <w:lang w:val="de-DE"/>
        </w:rPr>
        <w:t>(2) Standardmäßige, angemessene Unterstützungsleistungen im Rahmen der Anwendung und der gesetzlichen Mindestmitwirkung sind durch die Vergütung des Hauptvertrags abgegolten, soweit dort nichts anderes geregelt ist. Leistungen, die über den vertraglich geschuldeten Standardumfang hinausgehen, durch Umstände im Verantwortungsbereich des Verantwortlichen veranlasst sind oder individuelle technische Auswertungen/Exporte erfordern, kann der Auftragsverarbeiter nach den im Hauptvertrag vereinbarten Sätzen, ersatzweise zu marktüblichen Stundensätzen, abrechnen. Dies gilt nicht, soweit die Unterstützung durch einen vom Auftragsverarbeiter zu vertretenden Datenschutzverstoß erforderlich wird.</w:t>
      </w:r>
    </w:p>
    <w:p w14:paraId="6EFC4FDA" w14:textId="77777777" w:rsidR="003653A3" w:rsidRPr="00B61EB0" w:rsidRDefault="00000000">
      <w:pPr>
        <w:pStyle w:val="berschrift1"/>
        <w:spacing w:before="200" w:after="80"/>
        <w:rPr>
          <w:lang w:val="de-DE"/>
        </w:rPr>
      </w:pPr>
      <w:r w:rsidRPr="00B61EB0">
        <w:rPr>
          <w:lang w:val="de-DE"/>
        </w:rPr>
        <w:t>§ 10 Meldung von Verletzungen des Schutzes personenbezogener Daten</w:t>
      </w:r>
    </w:p>
    <w:p w14:paraId="60904538" w14:textId="716943D9" w:rsidR="003653A3" w:rsidRPr="00B61EB0" w:rsidRDefault="00000000">
      <w:pPr>
        <w:rPr>
          <w:lang w:val="de-DE"/>
        </w:rPr>
      </w:pPr>
      <w:r w:rsidRPr="00B61EB0">
        <w:rPr>
          <w:lang w:val="de-DE"/>
        </w:rPr>
        <w:t xml:space="preserve">(1) Der Auftragsverarbeiter meldet dem Verantwortlichen jede ihm bekannt gewordene Verletzung des Schutzes personenbezogener Daten, die im Rahmen dieses AVV verarbeitet werden, unverzüglich, spätestens jedoch innerhalb von </w:t>
      </w:r>
      <w:r w:rsidR="00964EDD" w:rsidRPr="00B61EB0">
        <w:rPr>
          <w:lang w:val="de-DE"/>
        </w:rPr>
        <w:t>zweiundsiebzig</w:t>
      </w:r>
      <w:r w:rsidRPr="00B61EB0">
        <w:rPr>
          <w:lang w:val="de-DE"/>
        </w:rPr>
        <w:t xml:space="preserve"> (</w:t>
      </w:r>
      <w:r w:rsidR="00964EDD" w:rsidRPr="00B61EB0">
        <w:rPr>
          <w:lang w:val="de-DE"/>
        </w:rPr>
        <w:t>72</w:t>
      </w:r>
      <w:r w:rsidRPr="00B61EB0">
        <w:rPr>
          <w:lang w:val="de-DE"/>
        </w:rPr>
        <w:t>) Stunden nach Bekanntwerden.</w:t>
      </w:r>
    </w:p>
    <w:p w14:paraId="19BC6C42" w14:textId="77777777" w:rsidR="003653A3" w:rsidRPr="00B61EB0" w:rsidRDefault="00000000">
      <w:pPr>
        <w:rPr>
          <w:lang w:val="de-DE"/>
        </w:rPr>
      </w:pPr>
      <w:r w:rsidRPr="00B61EB0">
        <w:rPr>
          <w:lang w:val="de-DE"/>
        </w:rPr>
        <w:t>(2) Die Meldung erfolgt in Textform an die in Anlage 4 benannte Stelle und enthält, soweit verfügbar: (a) Art der Verletzung einschließlich betroffener Kategorien und ungefähre Zahl betroffener Personen und Datensätze; (b) Name und Kontaktdaten einer Auskunftsstelle; (c) wahrscheinliche Folgen; (d) ergriffene oder vorgeschlagene Maßnahmen zur Behebung und Abmilderung.</w:t>
      </w:r>
    </w:p>
    <w:p w14:paraId="6C91DD91" w14:textId="77777777" w:rsidR="003653A3" w:rsidRPr="00B61EB0" w:rsidRDefault="00000000">
      <w:pPr>
        <w:rPr>
          <w:lang w:val="de-DE"/>
        </w:rPr>
      </w:pPr>
      <w:r w:rsidRPr="00B61EB0">
        <w:rPr>
          <w:lang w:val="de-DE"/>
        </w:rPr>
        <w:t>(3) Sind nicht alle Informationen zugleich verfügbar, übermittelt der Auftragsverarbeiter sie ohne unangemessene Verzögerung schrittweise nach.</w:t>
      </w:r>
    </w:p>
    <w:p w14:paraId="32EDE95B" w14:textId="77777777" w:rsidR="003653A3" w:rsidRPr="00B61EB0" w:rsidRDefault="00000000">
      <w:pPr>
        <w:rPr>
          <w:lang w:val="de-DE"/>
        </w:rPr>
      </w:pPr>
      <w:r w:rsidRPr="00B61EB0">
        <w:rPr>
          <w:lang w:val="de-DE"/>
        </w:rPr>
        <w:t>(4) Der Auftragsverarbeiter ergreift unverzüglich angemessene Maßnahmen zur Eindämmung und Beseitigung der Verletzung und dokumentiert sie. Meldungen an Aufsichtsbehörden und betroffene Personen obliegen allein dem Verantwortlichen; der Auftragsverarbeiter ist hierzu ohne ausdrückliche Weisung nicht berechtigt, soweit keine eigene gesetzliche Pflicht besteht.</w:t>
      </w:r>
    </w:p>
    <w:p w14:paraId="6C1E0E44" w14:textId="77777777" w:rsidR="003653A3" w:rsidRPr="00B61EB0" w:rsidRDefault="00000000">
      <w:pPr>
        <w:pStyle w:val="berschrift1"/>
        <w:spacing w:before="200" w:after="80"/>
        <w:rPr>
          <w:lang w:val="de-DE"/>
        </w:rPr>
      </w:pPr>
      <w:r w:rsidRPr="00B61EB0">
        <w:rPr>
          <w:lang w:val="de-DE"/>
        </w:rPr>
        <w:t>§ 11 Vertraulichkeit</w:t>
      </w:r>
    </w:p>
    <w:p w14:paraId="5816281C" w14:textId="77777777" w:rsidR="003653A3" w:rsidRPr="00B61EB0" w:rsidRDefault="00000000">
      <w:pPr>
        <w:rPr>
          <w:lang w:val="de-DE"/>
        </w:rPr>
      </w:pPr>
      <w:r w:rsidRPr="00B61EB0">
        <w:rPr>
          <w:lang w:val="de-DE"/>
        </w:rPr>
        <w:t xml:space="preserve">(1) Der Auftragsverarbeiter wahrt über alle ihm im Zusammenhang mit diesem AVV </w:t>
      </w:r>
      <w:proofErr w:type="gramStart"/>
      <w:r w:rsidRPr="00B61EB0">
        <w:rPr>
          <w:lang w:val="de-DE"/>
        </w:rPr>
        <w:t>bekannt werdenden</w:t>
      </w:r>
      <w:proofErr w:type="gramEnd"/>
      <w:r w:rsidRPr="00B61EB0">
        <w:rPr>
          <w:lang w:val="de-DE"/>
        </w:rPr>
        <w:t xml:space="preserve"> personenbezogenen Daten und sonstigen vertraulichen Informationen Verschwiegenheit. Diese Verpflichtung besteht nach Vertragsende fort.</w:t>
      </w:r>
    </w:p>
    <w:p w14:paraId="650D991B" w14:textId="77777777" w:rsidR="003653A3" w:rsidRPr="00B61EB0" w:rsidRDefault="00000000">
      <w:pPr>
        <w:rPr>
          <w:lang w:val="de-DE"/>
        </w:rPr>
      </w:pPr>
      <w:r w:rsidRPr="00B61EB0">
        <w:rPr>
          <w:lang w:val="de-DE"/>
        </w:rPr>
        <w:t>(2) Der Auftragsverarbeiter setzt nur Personen ein, die zur Vertraulichkeit verpflichtet wurden oder einer angemessenen gesetzlichen Verschwiegenheitspflicht unterliegen. Die Verpflichtung erfolgt in nachweisbarer Form und gilt über das Beschäftigungs- oder Vertragsverhältnis hinaus.</w:t>
      </w:r>
    </w:p>
    <w:p w14:paraId="55B77FF7" w14:textId="77777777" w:rsidR="003653A3" w:rsidRPr="00B61EB0" w:rsidRDefault="00000000">
      <w:pPr>
        <w:rPr>
          <w:lang w:val="de-DE"/>
        </w:rPr>
      </w:pPr>
      <w:r w:rsidRPr="00B61EB0">
        <w:rPr>
          <w:lang w:val="de-DE"/>
        </w:rPr>
        <w:t>(3) Der Auftragsverarbeiter stellt sicher, dass die zur Verarbeitung befugten Personen mit den einschlägigen Datenschutzbestimmungen und den für ihre Aufgaben relevanten Sicherheitsanforderungen vertraut sind.</w:t>
      </w:r>
    </w:p>
    <w:p w14:paraId="7BB51ACB" w14:textId="77777777" w:rsidR="003653A3" w:rsidRPr="00B61EB0" w:rsidRDefault="00000000">
      <w:pPr>
        <w:pStyle w:val="berschrift1"/>
        <w:spacing w:before="200" w:after="80"/>
        <w:rPr>
          <w:lang w:val="de-DE"/>
        </w:rPr>
      </w:pPr>
      <w:r w:rsidRPr="00B61EB0">
        <w:rPr>
          <w:lang w:val="de-DE"/>
        </w:rPr>
        <w:lastRenderedPageBreak/>
        <w:t>§ 12 Nachweise und Kontrollen</w:t>
      </w:r>
    </w:p>
    <w:p w14:paraId="6DD1C572" w14:textId="77777777" w:rsidR="003653A3" w:rsidRPr="00B61EB0" w:rsidRDefault="00000000">
      <w:pPr>
        <w:rPr>
          <w:lang w:val="de-DE"/>
        </w:rPr>
      </w:pPr>
      <w:r>
        <w:rPr>
          <w:lang w:val="de-DE"/>
        </w:rPr>
        <w:t>(1) Der Auftragsverarbeiter stellt dem Verantwortlichen alle erforderlichen Informationen zum Nachweis der Einhaltung der in Art. 28 DSGVO und in diesem AVV niedergelegten Pflichten zur Verfügung. Die Bereitstellung erfolgt auf Anfrage des Verantwortlichen in Textform.</w:t>
      </w:r>
    </w:p>
    <w:p w14:paraId="23908F3E" w14:textId="77777777" w:rsidR="003653A3" w:rsidRPr="00B61EB0" w:rsidRDefault="00000000">
      <w:pPr>
        <w:rPr>
          <w:lang w:val="de-DE"/>
        </w:rPr>
      </w:pPr>
      <w:r w:rsidRPr="00B61EB0">
        <w:rPr>
          <w:lang w:val="de-DE"/>
        </w:rPr>
        <w:t>(2) Der Nachweis der TOM kann insbesondere erbracht werden durch geeignete Zertifizierungen, Testate oder Berichte des Auftragsverarbeiters oder seiner Subunternehmer, etwa ISO 27001, SOC 2, BSI C5 oder vergleichbare Nachweise, durch Selbstauskünfte/Fragebögen oder durch eine angemessene Dokumentation der TOM.</w:t>
      </w:r>
    </w:p>
    <w:p w14:paraId="7BD3F57E" w14:textId="77777777" w:rsidR="003653A3" w:rsidRPr="00B61EB0" w:rsidRDefault="00000000">
      <w:pPr>
        <w:rPr>
          <w:lang w:val="de-DE"/>
        </w:rPr>
      </w:pPr>
      <w:r w:rsidRPr="00B61EB0">
        <w:rPr>
          <w:lang w:val="de-DE"/>
        </w:rPr>
        <w:t>(3) Soweit diese Nachweise nicht ausreichen, ermöglicht der Auftragsverarbeiter dem Verantwortlichen oder einem zur Verschwiegenheit verpflichteten und nicht mit dem Auftragsverarbeiter im Wettbewerb stehenden Prüfer Kontrollen einschließlich Inspektionen und trägt zu diesen bei.</w:t>
      </w:r>
    </w:p>
    <w:p w14:paraId="0D7DD6EA" w14:textId="77777777" w:rsidR="003653A3" w:rsidRPr="00B61EB0" w:rsidRDefault="00000000">
      <w:pPr>
        <w:rPr>
          <w:lang w:val="de-DE"/>
        </w:rPr>
      </w:pPr>
      <w:r w:rsidRPr="00B61EB0">
        <w:rPr>
          <w:lang w:val="de-DE"/>
        </w:rPr>
        <w:t>(4) Kontrollen sind vorrangig dokumentenbasiert oder remote durchzuführen. Vor-Ort-Kontrollen sind mit angemessener Vorankündigung, in der Regel mindestens vierzehn (14) Tage, während üblicher Geschäftszeiten, ohne Störung des Betriebsablaufs und grundsätzlich nicht häufiger als einmal jährlich zulässig, sofern kein besonderer Anlass wie eine Datenschutzverletzung oder behördliche Anordnung eine zusätzliche Kontrolle rechtfertigt.</w:t>
      </w:r>
    </w:p>
    <w:p w14:paraId="2FAA9751" w14:textId="77777777" w:rsidR="003653A3" w:rsidRPr="00B61EB0" w:rsidRDefault="00000000">
      <w:pPr>
        <w:rPr>
          <w:lang w:val="de-DE"/>
        </w:rPr>
      </w:pPr>
      <w:r w:rsidRPr="00B61EB0">
        <w:rPr>
          <w:lang w:val="de-DE"/>
        </w:rPr>
        <w:t>(5) Bei Verarbeitungsumgebungen von Subunternehmern werden Kontrollrechte regelmäßig durch Anbieter-Dokumentation, Zertifizierungen, Auditberichte und DPA-Nachweise erfüllt. Ein unmittelbarer physischer Zugang zu Rechenzentren oder Systemen von Subunternehmern besteht nur, soweit der jeweilige Subunternehmer dies vertraglich zulässt.</w:t>
      </w:r>
    </w:p>
    <w:p w14:paraId="3E7BBCC4" w14:textId="77777777" w:rsidR="003653A3" w:rsidRPr="00B61EB0" w:rsidRDefault="00000000">
      <w:pPr>
        <w:rPr>
          <w:lang w:val="de-DE"/>
        </w:rPr>
      </w:pPr>
      <w:r>
        <w:rPr>
          <w:lang w:val="de-DE"/>
        </w:rPr>
        <w:t xml:space="preserve">(6) Der Verantwortliche erhält keinen Zugang zu Daten anderer Kunden, Quellcode, Geschäftsgeheimnissen, Sicherheitskonfigurationen, </w:t>
      </w:r>
      <w:proofErr w:type="spellStart"/>
      <w:r>
        <w:rPr>
          <w:lang w:val="de-DE"/>
        </w:rPr>
        <w:t>Credentials</w:t>
      </w:r>
      <w:proofErr w:type="spellEnd"/>
      <w:r>
        <w:rPr>
          <w:lang w:val="de-DE"/>
        </w:rPr>
        <w:t>, internen Schwachstelleninformationen oder Informationen, deren Offenlegung die Sicherheit der Systeme gefährden würde. Der Auftragsverarbeiter darf insoweit geeignete Ersatznachweise nach seiner Wahl bereitstellen, insbesondere Testate, zusammenfassende Berichte, Konfigurationsnachweise oder Bestätigungen in Textform.</w:t>
      </w:r>
    </w:p>
    <w:p w14:paraId="2C0589D7" w14:textId="77777777" w:rsidR="003653A3" w:rsidRPr="00B61EB0" w:rsidRDefault="00000000">
      <w:pPr>
        <w:rPr>
          <w:lang w:val="de-DE"/>
        </w:rPr>
      </w:pPr>
      <w:r w:rsidRPr="00B61EB0">
        <w:rPr>
          <w:lang w:val="de-DE"/>
        </w:rPr>
        <w:t>(7) Den durch eine Kontrolle entstehenden angemessenen Aufwand kann der Auftragsverarbeiter dem Verantwortlichen in Rechnung stellen, sofern die Kontrolle nicht durch ein vom Auftragsverarbeiter zu vertretendes Fehlverhalten veranlasst ist.</w:t>
      </w:r>
    </w:p>
    <w:p w14:paraId="6B85C064" w14:textId="77777777" w:rsidR="003653A3" w:rsidRPr="00B61EB0" w:rsidRDefault="00000000">
      <w:pPr>
        <w:pStyle w:val="berschrift1"/>
        <w:spacing w:before="200" w:after="80"/>
        <w:rPr>
          <w:lang w:val="de-DE"/>
        </w:rPr>
      </w:pPr>
      <w:r w:rsidRPr="00B61EB0">
        <w:rPr>
          <w:lang w:val="de-DE"/>
        </w:rPr>
        <w:t>§ 13 Löschung und Rückgabe nach Beendigung</w:t>
      </w:r>
    </w:p>
    <w:p w14:paraId="05329A84" w14:textId="77777777" w:rsidR="003653A3" w:rsidRPr="00B61EB0" w:rsidRDefault="00000000">
      <w:pPr>
        <w:rPr>
          <w:lang w:val="de-DE"/>
        </w:rPr>
      </w:pPr>
      <w:r w:rsidRPr="00B61EB0">
        <w:rPr>
          <w:lang w:val="de-DE"/>
        </w:rPr>
        <w:t>(1) Nach Abschluss der Erbringung der Verarbeitungsleistungen löscht der Auftragsverarbeiter nach Wahl des Verantwortlichen alle personenbezogenen Daten oder gibt sie zurück und löscht vorhandene Kopien, sofern nicht nach Unionsrecht oder dem Recht der Mitgliedstaaten eine Verpflichtung zur Speicherung besteht.</w:t>
      </w:r>
    </w:p>
    <w:p w14:paraId="015E79DF" w14:textId="77777777" w:rsidR="003653A3" w:rsidRPr="00B61EB0" w:rsidRDefault="00000000">
      <w:pPr>
        <w:rPr>
          <w:lang w:val="de-DE"/>
        </w:rPr>
      </w:pPr>
      <w:r w:rsidRPr="00B61EB0">
        <w:rPr>
          <w:lang w:val="de-DE"/>
        </w:rPr>
        <w:t>(2) Der Verantwortliche teilt seine Wahl in Textform mit. Trifft er innerhalb von dreißig (30) Tagen nach Beendigung keine Wahl und besteht kein gesetzlicher Aufbewahrungsgrund, ist der Auftragsverarbeiter nach Ablauf einer angemessenen Übergangsfrist berechtigt und verpflichtet, die Daten datenschutzgerecht zu löschen.</w:t>
      </w:r>
    </w:p>
    <w:p w14:paraId="2076112B" w14:textId="77777777" w:rsidR="003653A3" w:rsidRPr="00B61EB0" w:rsidRDefault="00000000">
      <w:pPr>
        <w:rPr>
          <w:lang w:val="de-DE"/>
        </w:rPr>
      </w:pPr>
      <w:r w:rsidRPr="00B61EB0">
        <w:rPr>
          <w:lang w:val="de-DE"/>
        </w:rPr>
        <w:t>(3) Die Rückgabe erfolgt in einem gängigen, maschinenlesbaren Format, soweit die Anwendung oder der Hauptvertrag dies vorsehen. Individuelle Exporte, Migrationsleistungen oder Sonderformate können gesondert vergütet werden.</w:t>
      </w:r>
    </w:p>
    <w:p w14:paraId="6C7D5817" w14:textId="77777777" w:rsidR="003653A3" w:rsidRPr="00B61EB0" w:rsidRDefault="00000000">
      <w:pPr>
        <w:rPr>
          <w:lang w:val="de-DE"/>
        </w:rPr>
      </w:pPr>
      <w:r w:rsidRPr="00B61EB0">
        <w:rPr>
          <w:lang w:val="de-DE"/>
        </w:rPr>
        <w:t>(4) Die Löschung wird dem Verantwortlichen auf Anfrage in Textform bestätigt. Backups werden im Rahmen der regulären Backup-Zyklen überschrieben; bis zur turnusmäßigen Überschreibung bleiben sie durch die TOM geschützt und werden nicht zu anderen Zwecken verarbeitet.</w:t>
      </w:r>
    </w:p>
    <w:p w14:paraId="1FA95BE9" w14:textId="77777777" w:rsidR="003653A3" w:rsidRPr="00B61EB0" w:rsidRDefault="00000000">
      <w:pPr>
        <w:pStyle w:val="berschrift1"/>
        <w:spacing w:before="200" w:after="80"/>
        <w:rPr>
          <w:lang w:val="de-DE"/>
        </w:rPr>
      </w:pPr>
      <w:r w:rsidRPr="00B61EB0">
        <w:rPr>
          <w:lang w:val="de-DE"/>
        </w:rPr>
        <w:t>§ 14 Haftung und Innenausgleich</w:t>
      </w:r>
    </w:p>
    <w:p w14:paraId="3F37CAF1" w14:textId="77777777" w:rsidR="003653A3" w:rsidRPr="00B61EB0" w:rsidRDefault="00000000">
      <w:pPr>
        <w:rPr>
          <w:lang w:val="de-DE"/>
        </w:rPr>
      </w:pPr>
      <w:r w:rsidRPr="00B61EB0">
        <w:rPr>
          <w:lang w:val="de-DE"/>
        </w:rPr>
        <w:t>(1) Für Ansprüche betroffener Personen gilt Art. 82 DSGVO. Im Innenverhältnis gelten ergänzend die Haftungsregelungen des Hauptvertrags, soweit sie zwingendem Recht nicht widersprechen.</w:t>
      </w:r>
    </w:p>
    <w:p w14:paraId="5A715C76" w14:textId="77777777" w:rsidR="003653A3" w:rsidRPr="00B61EB0" w:rsidRDefault="00000000">
      <w:pPr>
        <w:rPr>
          <w:lang w:val="de-DE"/>
        </w:rPr>
      </w:pPr>
      <w:r w:rsidRPr="00B61EB0">
        <w:rPr>
          <w:lang w:val="de-DE"/>
        </w:rPr>
        <w:t>(2) Der Verantwortliche bleibt verantwortlich für die Zulässigkeit der Verarbeitung, die Rechtsgrundlagen, Informationspflichten, Löschkonzepte, Nutzerverwaltung, Berechtigungsvergabe, Inhalte in Freitextfeldern und die Wahrung der Rechte betroffener Personen.</w:t>
      </w:r>
    </w:p>
    <w:p w14:paraId="49F4FDB3" w14:textId="77777777" w:rsidR="003653A3" w:rsidRPr="00B61EB0" w:rsidRDefault="00000000">
      <w:pPr>
        <w:rPr>
          <w:lang w:val="de-DE"/>
        </w:rPr>
      </w:pPr>
      <w:r w:rsidRPr="00B61EB0">
        <w:rPr>
          <w:lang w:val="de-DE"/>
        </w:rPr>
        <w:lastRenderedPageBreak/>
        <w:t>(3) Die in diesem AVV verwendeten Begriffe „sicherstellen“, „gewährleisten“ oder gleichbedeutende Formulierungen begründen keine verschuldensunabhängige Garantie im Rechtssinne, sondern beschreiben die jeweiligen vertraglichen und gesetzlichen Pflichten, soweit nicht ausdrücklich eine Garantie erklärt wird.</w:t>
      </w:r>
    </w:p>
    <w:p w14:paraId="56B585E8" w14:textId="77777777" w:rsidR="003653A3" w:rsidRPr="00B61EB0" w:rsidRDefault="00000000">
      <w:pPr>
        <w:rPr>
          <w:lang w:val="de-DE"/>
        </w:rPr>
      </w:pPr>
      <w:r w:rsidRPr="00B61EB0">
        <w:rPr>
          <w:lang w:val="de-DE"/>
        </w:rPr>
        <w:t xml:space="preserve">(4) Soweit gesetzlich zulässig, stellt der Verantwortliche den Auftragsverarbeiter im Innenverhältnis von Ansprüchen, Schäden, Bußgeldern, Kosten und Aufwendungen frei, soweit diese auf rechtswidrigen Weisungen, fehlenden Rechtsgrundlagen, unzulässigen oder nicht erforderlichen Eingaben, besonderen Kategorien personenbezogener Daten, unzureichenden Nutzer- und Berechtigungsvorgaben oder sonstigen Pflichtverletzungen des Verantwortlichen beruhen. Dies gilt nicht, soweit der Schaden durch einen vom Auftragsverarbeiter </w:t>
      </w:r>
      <w:proofErr w:type="gramStart"/>
      <w:r w:rsidRPr="00B61EB0">
        <w:rPr>
          <w:lang w:val="de-DE"/>
        </w:rPr>
        <w:t>zu vertretenden Verstoß</w:t>
      </w:r>
      <w:proofErr w:type="gramEnd"/>
      <w:r w:rsidRPr="00B61EB0">
        <w:rPr>
          <w:lang w:val="de-DE"/>
        </w:rPr>
        <w:t xml:space="preserve"> verursacht oder mitverursacht wurde.</w:t>
      </w:r>
    </w:p>
    <w:p w14:paraId="0CDEF2DF" w14:textId="77777777" w:rsidR="003653A3" w:rsidRPr="00B61EB0" w:rsidRDefault="00000000">
      <w:pPr>
        <w:pStyle w:val="berschrift1"/>
        <w:spacing w:before="200" w:after="80"/>
        <w:rPr>
          <w:lang w:val="de-DE"/>
        </w:rPr>
      </w:pPr>
      <w:r w:rsidRPr="00B61EB0">
        <w:rPr>
          <w:lang w:val="de-DE"/>
        </w:rPr>
        <w:t>§ 15 Laufzeit und Kündigung</w:t>
      </w:r>
    </w:p>
    <w:p w14:paraId="60180377" w14:textId="77777777" w:rsidR="003653A3" w:rsidRPr="00B61EB0" w:rsidRDefault="00000000">
      <w:pPr>
        <w:rPr>
          <w:lang w:val="de-DE"/>
        </w:rPr>
      </w:pPr>
      <w:r w:rsidRPr="00B61EB0">
        <w:rPr>
          <w:lang w:val="de-DE"/>
        </w:rPr>
        <w:t>(1) Dieser AVV tritt mit Unterzeichnung durch beide Parteien oder mit Abschluss des Hauptvertrags in Kraft, soweit der Hauptvertrag auf diesen AVV verweist.</w:t>
      </w:r>
    </w:p>
    <w:p w14:paraId="1449DDC0" w14:textId="77777777" w:rsidR="003653A3" w:rsidRPr="00B61EB0" w:rsidRDefault="00000000">
      <w:pPr>
        <w:rPr>
          <w:lang w:val="de-DE"/>
        </w:rPr>
      </w:pPr>
      <w:r w:rsidRPr="00B61EB0">
        <w:rPr>
          <w:lang w:val="de-DE"/>
        </w:rPr>
        <w:t>(2) Laufzeit und Beendigung richten sich nach dem Hauptvertrag. Dieser AVV endet automatisch mit Beendigung des Hauptvertrags, ohne dass es einer gesonderten Kündigung bedarf. Pflichten aus § 11 und § 13 bestehen über das Vertragsende hinaus fort.</w:t>
      </w:r>
    </w:p>
    <w:p w14:paraId="70CCC957" w14:textId="77777777" w:rsidR="003653A3" w:rsidRPr="00B61EB0" w:rsidRDefault="00000000">
      <w:pPr>
        <w:rPr>
          <w:lang w:val="de-DE"/>
        </w:rPr>
      </w:pPr>
      <w:r w:rsidRPr="00B61EB0">
        <w:rPr>
          <w:lang w:val="de-DE"/>
        </w:rPr>
        <w:t>(3) Der Verantwortliche kann den betroffenen Leistungsteil aus wichtigem Grund kündigen, insbesondere bei einem schwerwiegenden Verstoß des Auftragsverarbeiters gegen datenschutzrechtliche Bestimmungen oder gegen diesen AVV, der nicht innerhalb einer angemessenen Frist abgestellt wird.</w:t>
      </w:r>
    </w:p>
    <w:p w14:paraId="7B551074" w14:textId="77777777" w:rsidR="003653A3" w:rsidRPr="00B61EB0" w:rsidRDefault="00000000">
      <w:pPr>
        <w:rPr>
          <w:lang w:val="de-DE"/>
        </w:rPr>
      </w:pPr>
      <w:r w:rsidRPr="00B61EB0">
        <w:rPr>
          <w:lang w:val="de-DE"/>
        </w:rPr>
        <w:t>(4) Der Auftragsverarbeiter kann den Hauptvertrag oder den betroffenen Leistungsteil aus wichtigem Grund kündigen oder die Verarbeitung aussetzen, wenn der Verantwortliche trotz Hinweis rechtswidrige Weisungen erteilt, erforderliche Mitwirkung verweigert, fällige Vergütung nicht leistet, den Einsatz eines erforderlichen Subunternehmers ohne wichtigen datenschutzrechtlichen Grund ablehnt oder die Fortführung der Verarbeitung für den Auftragsverarbeiter ein unzumutbares rechtliches oder sicherheitstechnisches Risiko begründet.</w:t>
      </w:r>
    </w:p>
    <w:p w14:paraId="09652A1B" w14:textId="77777777" w:rsidR="003653A3" w:rsidRPr="00B61EB0" w:rsidRDefault="00000000">
      <w:pPr>
        <w:pStyle w:val="berschrift1"/>
        <w:spacing w:before="200" w:after="80"/>
        <w:rPr>
          <w:lang w:val="de-DE"/>
        </w:rPr>
      </w:pPr>
      <w:r w:rsidRPr="00B61EB0">
        <w:rPr>
          <w:lang w:val="de-DE"/>
        </w:rPr>
        <w:t>§ 16 Änderungen der AVV-Bedingungen und Anlagen</w:t>
      </w:r>
    </w:p>
    <w:p w14:paraId="090CF9F2" w14:textId="77777777" w:rsidR="003653A3" w:rsidRPr="00B61EB0" w:rsidRDefault="00000000">
      <w:pPr>
        <w:rPr>
          <w:lang w:val="de-DE"/>
        </w:rPr>
      </w:pPr>
      <w:r w:rsidRPr="00B61EB0">
        <w:rPr>
          <w:lang w:val="de-DE"/>
        </w:rPr>
        <w:t>(1) Der Auftragsverarbeiter darf diesen AVV und seine Anlagen ändern, soweit dies aufgrund von Gesetzesänderungen, behördlichen oder gerichtlichen Entscheidungen, Änderungen der Leistung, des Betriebsmodells oder von Lieferantenbeziehungen erforderlich wird und die Änderungen den Datenschutz nicht unangemessen verschlechtern.</w:t>
      </w:r>
    </w:p>
    <w:p w14:paraId="51DD6BDD" w14:textId="77777777" w:rsidR="003653A3" w:rsidRPr="00B61EB0" w:rsidRDefault="00000000">
      <w:pPr>
        <w:rPr>
          <w:lang w:val="de-DE"/>
        </w:rPr>
      </w:pPr>
      <w:r w:rsidRPr="00B61EB0">
        <w:rPr>
          <w:lang w:val="de-DE"/>
        </w:rPr>
        <w:t>(2) Wesentliche Änderungen, die nicht ausschließlich zugunsten des Verantwortlichen, unerheblich oder zwingend rechtlich erforderlich sind, teilt der Auftragsverarbeiter mindestens sechs (6) Wochen vor Wirksamwerden in Textform mit. Bei kürzeren gesetzlichen, technischen, Sicherheits- oder Lieferantenfristen informiert der Auftragsverarbeiter so früh wie möglich.</w:t>
      </w:r>
    </w:p>
    <w:p w14:paraId="367FEAE8" w14:textId="77777777" w:rsidR="003653A3" w:rsidRPr="00B61EB0" w:rsidRDefault="00000000">
      <w:pPr>
        <w:rPr>
          <w:lang w:val="de-DE"/>
        </w:rPr>
      </w:pPr>
      <w:r w:rsidRPr="00B61EB0">
        <w:rPr>
          <w:lang w:val="de-DE"/>
        </w:rPr>
        <w:t>(3) Widerspricht der Verantwortliche einer wesentlichen Änderung aus wichtigem datenschutzrechtlichem Grund innerhalb von vier (4) Wochen nach Zugang der Mitteilung, bemühen sich die Parteien um eine zumutbare Lösung. Kann die Leistung ohne die Änderung nicht rechtskonform oder wirtschaftlich/technisch zumutbar erbracht werden, kann jede Partei den betroffenen Leistungsteil zum Zeitpunkt der Änderung kündigen. Weitergehende Regelungen des Hauptvertrags bleiben unberührt.</w:t>
      </w:r>
    </w:p>
    <w:p w14:paraId="64639627" w14:textId="77777777" w:rsidR="003653A3" w:rsidRPr="00B61EB0" w:rsidRDefault="00000000">
      <w:pPr>
        <w:rPr>
          <w:lang w:val="de-DE"/>
        </w:rPr>
      </w:pPr>
      <w:r w:rsidRPr="00B61EB0">
        <w:rPr>
          <w:lang w:val="de-DE"/>
        </w:rPr>
        <w:t>(4) Änderungswünsche des Verantwortlichen sind in Textform zu stellen und zu begründen. Prüfung und Umsetzung können gesondert vergütet werden, soweit sie über gesetzliche Mindestpflichten und den vertraglich geschuldeten Standardumfang hinausgehen. Bis zur Einigung gelten die bisherigen Regelungen fort; der Auftragsverarbeiter ist nicht verpflichtet, noch nicht vereinbarte Änderungen umzusetzen.</w:t>
      </w:r>
    </w:p>
    <w:p w14:paraId="5B844822" w14:textId="77777777" w:rsidR="003653A3" w:rsidRPr="00B61EB0" w:rsidRDefault="00000000">
      <w:pPr>
        <w:pStyle w:val="berschrift1"/>
        <w:spacing w:before="200" w:after="80"/>
        <w:rPr>
          <w:lang w:val="de-DE"/>
        </w:rPr>
      </w:pPr>
      <w:r w:rsidRPr="00B61EB0">
        <w:rPr>
          <w:lang w:val="de-DE"/>
        </w:rPr>
        <w:t>§ 17 Schlussbestimmungen</w:t>
      </w:r>
    </w:p>
    <w:p w14:paraId="7CD024C1" w14:textId="77777777" w:rsidR="003653A3" w:rsidRPr="00B61EB0" w:rsidRDefault="00000000">
      <w:pPr>
        <w:rPr>
          <w:lang w:val="de-DE"/>
        </w:rPr>
      </w:pPr>
      <w:r w:rsidRPr="00B61EB0">
        <w:rPr>
          <w:lang w:val="de-DE"/>
        </w:rPr>
        <w:t>(1) Sonstige Änderungen und Ergänzungen dieses AVV und seiner Anlagen bedürfen der Textform und des Hinweises darauf, dass es sich um eine Änderung oder Ergänzung dieses AVV handelt. § 5 Abs. 3, § 6, § 7 und § 16 bleiben unberührt.</w:t>
      </w:r>
    </w:p>
    <w:p w14:paraId="581EE93D" w14:textId="77777777" w:rsidR="003653A3" w:rsidRPr="00B61EB0" w:rsidRDefault="00000000">
      <w:pPr>
        <w:rPr>
          <w:lang w:val="de-DE"/>
        </w:rPr>
      </w:pPr>
      <w:r w:rsidRPr="00B61EB0">
        <w:rPr>
          <w:lang w:val="de-DE"/>
        </w:rPr>
        <w:t xml:space="preserve">(2) Sollten einzelne Bestimmungen dieses AVV unwirksam oder undurchführbar sein oder werden, bleibt die Wirksamkeit im Übrigen unberührt. Die Parteien verpflichten sich, die unwirksame oder undurchführbare Bestimmung durch eine </w:t>
      </w:r>
      <w:r w:rsidRPr="00B61EB0">
        <w:rPr>
          <w:lang w:val="de-DE"/>
        </w:rPr>
        <w:lastRenderedPageBreak/>
        <w:t>wirksame zu ersetzen, die dem wirtschaftlichen und datenschutzrechtlichen Zweck der ursprünglichen Bestimmung am nächsten kommt.</w:t>
      </w:r>
    </w:p>
    <w:p w14:paraId="34E69D02" w14:textId="77777777" w:rsidR="003653A3" w:rsidRPr="00B61EB0" w:rsidRDefault="00000000">
      <w:pPr>
        <w:rPr>
          <w:lang w:val="de-DE"/>
        </w:rPr>
      </w:pPr>
      <w:r w:rsidRPr="00B61EB0">
        <w:rPr>
          <w:lang w:val="de-DE"/>
        </w:rPr>
        <w:t>(3) Es gilt das Recht der Bundesrepublik Deutschland unter Ausschluss des UN-Kaufrechts. Gerichtsstand ist – soweit gesetzlich zulässig – der Sitz des Auftragsverarbeiters.</w:t>
      </w:r>
    </w:p>
    <w:p w14:paraId="0E221305" w14:textId="77777777" w:rsidR="003653A3" w:rsidRPr="00B61EB0" w:rsidRDefault="00000000">
      <w:pPr>
        <w:rPr>
          <w:lang w:val="de-DE"/>
        </w:rPr>
      </w:pPr>
      <w:r w:rsidRPr="00B61EB0">
        <w:rPr>
          <w:lang w:val="de-DE"/>
        </w:rPr>
        <w:t>(4) Die Anlagen 1 bis 4 sind integraler Bestandteil dieses AVV.</w:t>
      </w:r>
    </w:p>
    <w:p w14:paraId="4C40709F" w14:textId="77777777" w:rsidR="003653A3" w:rsidRPr="00B61EB0" w:rsidRDefault="00000000">
      <w:pPr>
        <w:rPr>
          <w:lang w:val="de-DE"/>
        </w:rPr>
      </w:pPr>
      <w:r w:rsidRPr="00B61EB0">
        <w:rPr>
          <w:lang w:val="de-DE"/>
        </w:rPr>
        <w:br/>
        <w:t>Ort, Datum ________________________________        Ort, Datum ________________________________</w:t>
      </w:r>
    </w:p>
    <w:p w14:paraId="5F2D5A61" w14:textId="77777777" w:rsidR="003653A3" w:rsidRPr="00B61EB0" w:rsidRDefault="00000000">
      <w:pPr>
        <w:rPr>
          <w:lang w:val="de-DE"/>
        </w:rPr>
      </w:pPr>
      <w:r w:rsidRPr="00B61EB0">
        <w:rPr>
          <w:lang w:val="de-DE"/>
        </w:rPr>
        <w:t>Für den Auftragsverarbeiter                         Für den Verantwortlichen</w:t>
      </w:r>
    </w:p>
    <w:p w14:paraId="69F1142D" w14:textId="77777777" w:rsidR="003653A3" w:rsidRPr="00B61EB0" w:rsidRDefault="00000000">
      <w:pPr>
        <w:rPr>
          <w:lang w:val="de-DE"/>
        </w:rPr>
      </w:pPr>
      <w:r w:rsidRPr="00B61EB0">
        <w:rPr>
          <w:lang w:val="de-DE"/>
        </w:rPr>
        <w:br/>
        <w:t>__________________________________________        __________________________________________</w:t>
      </w:r>
    </w:p>
    <w:p w14:paraId="609FF37D" w14:textId="77777777" w:rsidR="003653A3" w:rsidRPr="00B61EB0" w:rsidRDefault="00000000">
      <w:pPr>
        <w:rPr>
          <w:lang w:val="de-DE"/>
        </w:rPr>
      </w:pPr>
      <w:r w:rsidRPr="00B61EB0">
        <w:rPr>
          <w:lang w:val="de-DE"/>
        </w:rPr>
        <w:t xml:space="preserve">[● Name, </w:t>
      </w:r>
      <w:proofErr w:type="gramStart"/>
      <w:r w:rsidRPr="00B61EB0">
        <w:rPr>
          <w:lang w:val="de-DE"/>
        </w:rPr>
        <w:t xml:space="preserve">Funktion]   </w:t>
      </w:r>
      <w:proofErr w:type="gramEnd"/>
      <w:r w:rsidRPr="00B61EB0">
        <w:rPr>
          <w:lang w:val="de-DE"/>
        </w:rPr>
        <w:t xml:space="preserve">                             [● Name, Funktion]</w:t>
      </w:r>
    </w:p>
    <w:p w14:paraId="24A642EC" w14:textId="77777777" w:rsidR="002F39C6" w:rsidRDefault="002F39C6">
      <w:pPr>
        <w:spacing w:after="200" w:line="276" w:lineRule="auto"/>
        <w:rPr>
          <w:ins w:id="10" w:author="CKa" w:date="2026-06-15T17:35:00Z" w16du:dateUtc="2026-06-15T15:35:00Z"/>
          <w:rFonts w:asciiTheme="majorHAnsi" w:eastAsiaTheme="majorEastAsia" w:hAnsiTheme="majorHAnsi" w:cstheme="majorBidi"/>
          <w:b/>
          <w:bCs/>
          <w:color w:val="365F91" w:themeColor="accent1" w:themeShade="BF"/>
          <w:sz w:val="28"/>
          <w:szCs w:val="28"/>
          <w:lang w:val="de-DE"/>
        </w:rPr>
      </w:pPr>
      <w:ins w:id="11" w:author="CKa" w:date="2026-06-15T17:35:00Z" w16du:dateUtc="2026-06-15T15:35:00Z">
        <w:r>
          <w:rPr>
            <w:lang w:val="de-DE"/>
          </w:rPr>
          <w:br w:type="page"/>
        </w:r>
      </w:ins>
    </w:p>
    <w:p w14:paraId="734CE6E3" w14:textId="29E72C96" w:rsidR="003653A3" w:rsidRPr="00B61EB0" w:rsidRDefault="00000000">
      <w:pPr>
        <w:pStyle w:val="berschrift1"/>
        <w:spacing w:before="200" w:after="80"/>
        <w:rPr>
          <w:lang w:val="de-DE"/>
        </w:rPr>
      </w:pPr>
      <w:r>
        <w:rPr>
          <w:lang w:val="de-DE"/>
        </w:rPr>
        <w:lastRenderedPageBreak/>
        <w:t>Anlage 1 – Beschreibung der Verarbeitung personenbezogener Daten</w:t>
      </w:r>
    </w:p>
    <w:p w14:paraId="6842828E" w14:textId="77777777" w:rsidR="003653A3" w:rsidRPr="00B61EB0" w:rsidRDefault="00000000">
      <w:pPr>
        <w:pStyle w:val="berschrift2"/>
        <w:spacing w:after="80"/>
        <w:rPr>
          <w:lang w:val="de-DE"/>
        </w:rPr>
      </w:pPr>
      <w:r w:rsidRPr="00B61EB0">
        <w:rPr>
          <w:lang w:val="de-DE"/>
        </w:rPr>
        <w:t>1. Gegenstand und Art der Verarbeitung</w:t>
      </w:r>
    </w:p>
    <w:p w14:paraId="5A977799" w14:textId="6C8FD945" w:rsidR="003653A3" w:rsidRPr="00B61EB0" w:rsidRDefault="00000000">
      <w:pPr>
        <w:rPr>
          <w:lang w:val="de-DE"/>
        </w:rPr>
      </w:pPr>
      <w:r w:rsidRPr="00B61EB0">
        <w:rPr>
          <w:lang w:val="de-DE"/>
        </w:rPr>
        <w:t>Bereitstellung, Betrieb, Wartung und Support der Anwendung</w:t>
      </w:r>
      <w:r w:rsidR="00B61EB0">
        <w:rPr>
          <w:lang w:val="de-DE"/>
        </w:rPr>
        <w:t xml:space="preserve"> </w:t>
      </w:r>
      <w:r w:rsidRPr="00B61EB0">
        <w:rPr>
          <w:lang w:val="de-DE"/>
        </w:rPr>
        <w:t>zur Unterstützung des Verantwortlichen bei Rückruf-, Lead- und Aufgabenbearbeitung. Verarbeitungsvorgänge umfassen insbesondere Erheben, Erfassen, Speichern, Organisieren, Ordnen, Anpassen, Abfragen, Verwenden, Übermitteln über Benachrichtigungen, Einschränken, Löschen und Vernichten personenbezogener Daten.</w:t>
      </w:r>
    </w:p>
    <w:p w14:paraId="7FD405A4" w14:textId="77777777" w:rsidR="003653A3" w:rsidRPr="00B61EB0" w:rsidRDefault="00000000">
      <w:pPr>
        <w:pStyle w:val="berschrift2"/>
        <w:spacing w:after="80"/>
        <w:rPr>
          <w:lang w:val="de-DE"/>
        </w:rPr>
      </w:pPr>
      <w:r w:rsidRPr="00B61EB0">
        <w:rPr>
          <w:lang w:val="de-DE"/>
        </w:rPr>
        <w:t>2. Zwecke der Verarbeitung</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48"/>
        <w:gridCol w:w="6123"/>
      </w:tblGrid>
      <w:tr w:rsidR="003653A3" w:rsidRPr="00B61EB0" w14:paraId="140E004D" w14:textId="77777777">
        <w:trPr>
          <w:cantSplit/>
          <w:tblHeader/>
          <w:jc w:val="center"/>
        </w:trPr>
        <w:tc>
          <w:tcPr>
            <w:tcW w:w="2948" w:type="dxa"/>
            <w:shd w:val="clear" w:color="auto" w:fill="EDEDED"/>
            <w:tcMar>
              <w:top w:w="80" w:type="dxa"/>
              <w:left w:w="80" w:type="dxa"/>
              <w:bottom w:w="80" w:type="dxa"/>
              <w:right w:w="80" w:type="dxa"/>
            </w:tcMar>
          </w:tcPr>
          <w:p w14:paraId="03E95559" w14:textId="77777777" w:rsidR="003653A3" w:rsidRPr="00B61EB0" w:rsidRDefault="00000000">
            <w:pPr>
              <w:rPr>
                <w:lang w:val="de-DE"/>
              </w:rPr>
            </w:pPr>
            <w:r w:rsidRPr="00B61EB0">
              <w:rPr>
                <w:b/>
                <w:sz w:val="17"/>
                <w:lang w:val="de-DE"/>
              </w:rPr>
              <w:t>Funktionsbereich</w:t>
            </w:r>
          </w:p>
        </w:tc>
        <w:tc>
          <w:tcPr>
            <w:tcW w:w="6123" w:type="dxa"/>
            <w:shd w:val="clear" w:color="auto" w:fill="EDEDED"/>
            <w:tcMar>
              <w:top w:w="80" w:type="dxa"/>
              <w:left w:w="80" w:type="dxa"/>
              <w:bottom w:w="80" w:type="dxa"/>
              <w:right w:w="80" w:type="dxa"/>
            </w:tcMar>
          </w:tcPr>
          <w:p w14:paraId="297BF90C" w14:textId="77777777" w:rsidR="003653A3" w:rsidRPr="00B61EB0" w:rsidRDefault="00000000">
            <w:pPr>
              <w:rPr>
                <w:lang w:val="de-DE"/>
              </w:rPr>
            </w:pPr>
            <w:r w:rsidRPr="00B61EB0">
              <w:rPr>
                <w:b/>
                <w:sz w:val="17"/>
                <w:lang w:val="de-DE"/>
              </w:rPr>
              <w:t>Zweck</w:t>
            </w:r>
          </w:p>
        </w:tc>
      </w:tr>
      <w:tr w:rsidR="003653A3" w:rsidRPr="00B962A1" w14:paraId="6EB822CD" w14:textId="77777777">
        <w:trPr>
          <w:cantSplit/>
          <w:jc w:val="center"/>
        </w:trPr>
        <w:tc>
          <w:tcPr>
            <w:tcW w:w="2948" w:type="dxa"/>
            <w:tcMar>
              <w:top w:w="80" w:type="dxa"/>
              <w:left w:w="80" w:type="dxa"/>
              <w:bottom w:w="80" w:type="dxa"/>
              <w:right w:w="80" w:type="dxa"/>
            </w:tcMar>
          </w:tcPr>
          <w:p w14:paraId="782E53A0" w14:textId="77777777" w:rsidR="003653A3" w:rsidRPr="00B61EB0" w:rsidRDefault="00000000">
            <w:pPr>
              <w:spacing w:after="40"/>
              <w:rPr>
                <w:lang w:val="de-DE"/>
              </w:rPr>
            </w:pPr>
            <w:r w:rsidRPr="00B61EB0">
              <w:rPr>
                <w:sz w:val="17"/>
                <w:lang w:val="de-DE"/>
              </w:rPr>
              <w:t>Rückruf-/Leadmanagement</w:t>
            </w:r>
          </w:p>
        </w:tc>
        <w:tc>
          <w:tcPr>
            <w:tcW w:w="6123" w:type="dxa"/>
            <w:tcMar>
              <w:top w:w="80" w:type="dxa"/>
              <w:left w:w="80" w:type="dxa"/>
              <w:bottom w:w="80" w:type="dxa"/>
              <w:right w:w="80" w:type="dxa"/>
            </w:tcMar>
          </w:tcPr>
          <w:p w14:paraId="244B102C" w14:textId="77777777" w:rsidR="003653A3" w:rsidRPr="00B61EB0" w:rsidRDefault="00000000">
            <w:pPr>
              <w:spacing w:after="40"/>
              <w:rPr>
                <w:lang w:val="de-DE"/>
              </w:rPr>
            </w:pPr>
            <w:r w:rsidRPr="00B61EB0">
              <w:rPr>
                <w:sz w:val="17"/>
                <w:lang w:val="de-DE"/>
              </w:rPr>
              <w:t>Erfassung und Bearbeitung von Rückrufanfragen und Leads, Zuweisung an berechtigte Mitarbeiter, Priorisierung, Status- und Fristensteuerung.</w:t>
            </w:r>
          </w:p>
        </w:tc>
      </w:tr>
      <w:tr w:rsidR="003653A3" w:rsidRPr="00B962A1" w14:paraId="42B2A8C7" w14:textId="77777777">
        <w:trPr>
          <w:cantSplit/>
          <w:jc w:val="center"/>
        </w:trPr>
        <w:tc>
          <w:tcPr>
            <w:tcW w:w="2948" w:type="dxa"/>
            <w:tcMar>
              <w:top w:w="80" w:type="dxa"/>
              <w:left w:w="80" w:type="dxa"/>
              <w:bottom w:w="80" w:type="dxa"/>
              <w:right w:w="80" w:type="dxa"/>
            </w:tcMar>
          </w:tcPr>
          <w:p w14:paraId="291C02DE" w14:textId="77777777" w:rsidR="003653A3" w:rsidRPr="00B61EB0" w:rsidRDefault="00000000">
            <w:pPr>
              <w:spacing w:after="40"/>
              <w:rPr>
                <w:lang w:val="de-DE"/>
              </w:rPr>
            </w:pPr>
            <w:r w:rsidRPr="00B61EB0">
              <w:rPr>
                <w:sz w:val="17"/>
                <w:lang w:val="de-DE"/>
              </w:rPr>
              <w:t>Terminierung und Aufgabensteuerung</w:t>
            </w:r>
          </w:p>
        </w:tc>
        <w:tc>
          <w:tcPr>
            <w:tcW w:w="6123" w:type="dxa"/>
            <w:tcMar>
              <w:top w:w="80" w:type="dxa"/>
              <w:left w:w="80" w:type="dxa"/>
              <w:bottom w:w="80" w:type="dxa"/>
              <w:right w:w="80" w:type="dxa"/>
            </w:tcMar>
          </w:tcPr>
          <w:p w14:paraId="32A6C3CF" w14:textId="77777777" w:rsidR="003653A3" w:rsidRPr="00B61EB0" w:rsidRDefault="00000000">
            <w:pPr>
              <w:spacing w:after="40"/>
              <w:rPr>
                <w:lang w:val="de-DE"/>
              </w:rPr>
            </w:pPr>
            <w:r w:rsidRPr="00B61EB0">
              <w:rPr>
                <w:sz w:val="17"/>
                <w:lang w:val="de-DE"/>
              </w:rPr>
              <w:t>Planung und Nachverfolgung von Rückrufen, Wiedervorlagen und internen Bearbeitungsschritten.</w:t>
            </w:r>
          </w:p>
        </w:tc>
      </w:tr>
      <w:tr w:rsidR="003653A3" w:rsidRPr="00B962A1" w14:paraId="7C5D25E7" w14:textId="77777777">
        <w:trPr>
          <w:cantSplit/>
          <w:jc w:val="center"/>
        </w:trPr>
        <w:tc>
          <w:tcPr>
            <w:tcW w:w="2948" w:type="dxa"/>
            <w:tcMar>
              <w:top w:w="80" w:type="dxa"/>
              <w:left w:w="80" w:type="dxa"/>
              <w:bottom w:w="80" w:type="dxa"/>
              <w:right w:w="80" w:type="dxa"/>
            </w:tcMar>
          </w:tcPr>
          <w:p w14:paraId="5B01A632" w14:textId="77777777" w:rsidR="003653A3" w:rsidRPr="00B61EB0" w:rsidRDefault="00000000">
            <w:pPr>
              <w:spacing w:after="40"/>
              <w:rPr>
                <w:lang w:val="de-DE"/>
              </w:rPr>
            </w:pPr>
            <w:r w:rsidRPr="00B61EB0">
              <w:rPr>
                <w:sz w:val="17"/>
                <w:lang w:val="de-DE"/>
              </w:rPr>
              <w:t>E-Mail-Benachrichtigungen</w:t>
            </w:r>
          </w:p>
        </w:tc>
        <w:tc>
          <w:tcPr>
            <w:tcW w:w="6123" w:type="dxa"/>
            <w:tcMar>
              <w:top w:w="80" w:type="dxa"/>
              <w:left w:w="80" w:type="dxa"/>
              <w:bottom w:w="80" w:type="dxa"/>
              <w:right w:w="80" w:type="dxa"/>
            </w:tcMar>
          </w:tcPr>
          <w:p w14:paraId="6951A613" w14:textId="77777777" w:rsidR="003653A3" w:rsidRPr="00B61EB0" w:rsidRDefault="00000000">
            <w:pPr>
              <w:spacing w:after="40"/>
              <w:rPr>
                <w:lang w:val="de-DE"/>
              </w:rPr>
            </w:pPr>
            <w:r w:rsidRPr="00B61EB0">
              <w:rPr>
                <w:sz w:val="17"/>
                <w:lang w:val="de-DE"/>
              </w:rPr>
              <w:t>Versand transaktionaler Benachrichtigungen und Handlungs-Links an berechtigte Nutzer des Verantwortlichen.</w:t>
            </w:r>
          </w:p>
        </w:tc>
      </w:tr>
      <w:tr w:rsidR="003653A3" w:rsidRPr="00B962A1" w14:paraId="550813E2" w14:textId="77777777">
        <w:trPr>
          <w:cantSplit/>
          <w:jc w:val="center"/>
        </w:trPr>
        <w:tc>
          <w:tcPr>
            <w:tcW w:w="2948" w:type="dxa"/>
            <w:tcMar>
              <w:top w:w="80" w:type="dxa"/>
              <w:left w:w="80" w:type="dxa"/>
              <w:bottom w:w="80" w:type="dxa"/>
              <w:right w:w="80" w:type="dxa"/>
            </w:tcMar>
          </w:tcPr>
          <w:p w14:paraId="1C840A8D" w14:textId="77777777" w:rsidR="003653A3" w:rsidRPr="00B61EB0" w:rsidRDefault="00000000">
            <w:pPr>
              <w:spacing w:after="40"/>
              <w:rPr>
                <w:lang w:val="de-DE"/>
              </w:rPr>
            </w:pPr>
            <w:r w:rsidRPr="00B61EB0">
              <w:rPr>
                <w:sz w:val="17"/>
                <w:lang w:val="de-DE"/>
              </w:rPr>
              <w:t>Nutzer- und Rollenverwaltung</w:t>
            </w:r>
          </w:p>
        </w:tc>
        <w:tc>
          <w:tcPr>
            <w:tcW w:w="6123" w:type="dxa"/>
            <w:tcMar>
              <w:top w:w="80" w:type="dxa"/>
              <w:left w:w="80" w:type="dxa"/>
              <w:bottom w:w="80" w:type="dxa"/>
              <w:right w:w="80" w:type="dxa"/>
            </w:tcMar>
          </w:tcPr>
          <w:p w14:paraId="109591D3" w14:textId="77777777" w:rsidR="003653A3" w:rsidRPr="00B61EB0" w:rsidRDefault="00000000">
            <w:pPr>
              <w:spacing w:after="40"/>
              <w:rPr>
                <w:lang w:val="de-DE"/>
              </w:rPr>
            </w:pPr>
            <w:r w:rsidRPr="00B61EB0">
              <w:rPr>
                <w:sz w:val="17"/>
                <w:lang w:val="de-DE"/>
              </w:rPr>
              <w:t>Authentifizierung, Rollen-/Rechteverwaltung, Mandantentrennung, Administration berechtigter Nutzer.</w:t>
            </w:r>
          </w:p>
        </w:tc>
      </w:tr>
      <w:tr w:rsidR="003653A3" w:rsidRPr="00B962A1" w14:paraId="246CC76A" w14:textId="77777777">
        <w:trPr>
          <w:cantSplit/>
          <w:jc w:val="center"/>
        </w:trPr>
        <w:tc>
          <w:tcPr>
            <w:tcW w:w="2948" w:type="dxa"/>
            <w:tcMar>
              <w:top w:w="80" w:type="dxa"/>
              <w:left w:w="80" w:type="dxa"/>
              <w:bottom w:w="80" w:type="dxa"/>
              <w:right w:w="80" w:type="dxa"/>
            </w:tcMar>
          </w:tcPr>
          <w:p w14:paraId="31EFA2D7" w14:textId="77777777" w:rsidR="003653A3" w:rsidRPr="00B61EB0" w:rsidRDefault="00000000">
            <w:pPr>
              <w:spacing w:after="40"/>
              <w:rPr>
                <w:lang w:val="de-DE"/>
              </w:rPr>
            </w:pPr>
            <w:r w:rsidRPr="00B61EB0">
              <w:rPr>
                <w:sz w:val="17"/>
                <w:lang w:val="de-DE"/>
              </w:rPr>
              <w:t>Betrieb, Sicherheit und Support</w:t>
            </w:r>
          </w:p>
        </w:tc>
        <w:tc>
          <w:tcPr>
            <w:tcW w:w="6123" w:type="dxa"/>
            <w:tcMar>
              <w:top w:w="80" w:type="dxa"/>
              <w:left w:w="80" w:type="dxa"/>
              <w:bottom w:w="80" w:type="dxa"/>
              <w:right w:w="80" w:type="dxa"/>
            </w:tcMar>
          </w:tcPr>
          <w:p w14:paraId="5146CE7F" w14:textId="77777777" w:rsidR="003653A3" w:rsidRPr="00B61EB0" w:rsidRDefault="00000000">
            <w:pPr>
              <w:spacing w:after="40"/>
              <w:rPr>
                <w:lang w:val="de-DE"/>
              </w:rPr>
            </w:pPr>
            <w:r w:rsidRPr="00B61EB0">
              <w:rPr>
                <w:sz w:val="17"/>
                <w:lang w:val="de-DE"/>
              </w:rPr>
              <w:t>Protokollierung, Fehleranalyse, Missbrauchsprävention, Sicherstellung von Verfügbarkeit, Integrität und Sicherheit der Anwendung.</w:t>
            </w:r>
          </w:p>
        </w:tc>
      </w:tr>
      <w:tr w:rsidR="003653A3" w:rsidRPr="00B962A1" w14:paraId="7E7EAD53" w14:textId="77777777">
        <w:trPr>
          <w:cantSplit/>
          <w:jc w:val="center"/>
        </w:trPr>
        <w:tc>
          <w:tcPr>
            <w:tcW w:w="2948" w:type="dxa"/>
            <w:tcMar>
              <w:top w:w="80" w:type="dxa"/>
              <w:left w:w="80" w:type="dxa"/>
              <w:bottom w:w="80" w:type="dxa"/>
              <w:right w:w="80" w:type="dxa"/>
            </w:tcMar>
          </w:tcPr>
          <w:p w14:paraId="7C2AE8D9" w14:textId="77777777" w:rsidR="003653A3" w:rsidRPr="00B61EB0" w:rsidRDefault="00000000">
            <w:pPr>
              <w:spacing w:after="40"/>
              <w:rPr>
                <w:lang w:val="de-DE"/>
              </w:rPr>
            </w:pPr>
            <w:r>
              <w:rPr>
                <w:sz w:val="17"/>
                <w:lang w:val="de-DE"/>
              </w:rPr>
              <w:t>Erweiterungen</w:t>
            </w:r>
          </w:p>
        </w:tc>
        <w:tc>
          <w:tcPr>
            <w:tcW w:w="6123" w:type="dxa"/>
            <w:tcMar>
              <w:top w:w="80" w:type="dxa"/>
              <w:left w:w="80" w:type="dxa"/>
              <w:bottom w:w="80" w:type="dxa"/>
              <w:right w:w="80" w:type="dxa"/>
            </w:tcMar>
          </w:tcPr>
          <w:p w14:paraId="1533C7A4" w14:textId="77777777" w:rsidR="003653A3" w:rsidRPr="00B61EB0" w:rsidRDefault="00000000">
            <w:pPr>
              <w:spacing w:after="40"/>
              <w:rPr>
                <w:lang w:val="de-DE"/>
              </w:rPr>
            </w:pPr>
            <w:r>
              <w:rPr>
                <w:sz w:val="17"/>
                <w:lang w:val="de-DE"/>
              </w:rPr>
              <w:t>Weitere Module der Anwendung werden von diesem AVV erfasst, sobald sie im Hauptvertrag oder in einem Leistungsabruf vereinbart und die Anlagen 1 und 3 entsprechend ergänzt wurden.</w:t>
            </w:r>
          </w:p>
        </w:tc>
      </w:tr>
    </w:tbl>
    <w:p w14:paraId="5CCC45AF" w14:textId="77777777" w:rsidR="003653A3" w:rsidRPr="00B61EB0" w:rsidRDefault="00000000">
      <w:pPr>
        <w:pStyle w:val="berschrift2"/>
        <w:spacing w:after="80"/>
        <w:rPr>
          <w:lang w:val="de-DE"/>
        </w:rPr>
      </w:pPr>
      <w:r w:rsidRPr="00B61EB0">
        <w:rPr>
          <w:lang w:val="de-DE"/>
        </w:rPr>
        <w:t>3. Arten personenbezogener Daten</w:t>
      </w:r>
    </w:p>
    <w:p w14:paraId="239A2012" w14:textId="77777777" w:rsidR="003653A3" w:rsidRPr="00B61EB0" w:rsidRDefault="00000000">
      <w:pPr>
        <w:pStyle w:val="Aufzhlungszeichen"/>
        <w:rPr>
          <w:lang w:val="de-DE"/>
        </w:rPr>
      </w:pPr>
      <w:r w:rsidRPr="00B61EB0">
        <w:rPr>
          <w:lang w:val="de-DE"/>
        </w:rPr>
        <w:t>Kunden-/Interessenten-/Leaddaten: Name, Telefonnummer, E-Mail-Adresse, Rückrufgrund, gewünschte Rückrufzeit, Notizen, Quelle des Kontakts, Status, Priorität, zuständiger Bearbeiter, ggf. fahrzeugbezogene Angaben, soweit durch den Verantwortlichen eingegeben.</w:t>
      </w:r>
    </w:p>
    <w:p w14:paraId="6ACD0FAE" w14:textId="77777777" w:rsidR="003653A3" w:rsidRPr="00B61EB0" w:rsidRDefault="00000000">
      <w:pPr>
        <w:pStyle w:val="Aufzhlungszeichen"/>
        <w:rPr>
          <w:lang w:val="de-DE"/>
        </w:rPr>
      </w:pPr>
      <w:r w:rsidRPr="00B61EB0">
        <w:rPr>
          <w:lang w:val="de-DE"/>
        </w:rPr>
        <w:t>Mitarbeiter-/Nutzerdaten des Verantwortlichen: Name, geschäftliche E-Mail-Adresse, Rolle/Berechtigung, Benutzer-ID, Login-/Aktivitätszeitpunkte, Bearbeitungs-/Aktivitätsverläufe.</w:t>
      </w:r>
    </w:p>
    <w:p w14:paraId="57DF6871" w14:textId="77777777" w:rsidR="003653A3" w:rsidRPr="00B61EB0" w:rsidRDefault="00000000">
      <w:pPr>
        <w:pStyle w:val="Aufzhlungszeichen"/>
        <w:rPr>
          <w:lang w:val="de-DE"/>
        </w:rPr>
      </w:pPr>
      <w:r w:rsidRPr="00B61EB0">
        <w:rPr>
          <w:lang w:val="de-DE"/>
        </w:rPr>
        <w:t>Kommunikations-/Benachrichtigungsdaten: Empfängeradresse, Empfängername, Versandzeitpunkt, technische Versandmetadaten, minimaler Benachrichtigungsinhalt, Aktionslink/Token.</w:t>
      </w:r>
    </w:p>
    <w:p w14:paraId="30B695FC" w14:textId="77777777" w:rsidR="003653A3" w:rsidRPr="00B61EB0" w:rsidRDefault="00000000">
      <w:pPr>
        <w:pStyle w:val="Aufzhlungszeichen"/>
        <w:rPr>
          <w:lang w:val="de-DE"/>
        </w:rPr>
      </w:pPr>
      <w:r w:rsidRPr="00B61EB0">
        <w:rPr>
          <w:lang w:val="de-DE"/>
        </w:rPr>
        <w:t>Technische Daten: IP-Adresse, Zeitstempel, Session-/Request-Daten, Fehler- und Sicherheitslogs, User-Agent, technische Ereignisdaten, soweit für Betrieb, Sicherheit und Support erforderlich.</w:t>
      </w:r>
    </w:p>
    <w:p w14:paraId="67A4C3B4" w14:textId="77777777" w:rsidR="003653A3" w:rsidRPr="00B61EB0" w:rsidRDefault="00000000">
      <w:pPr>
        <w:pStyle w:val="Aufzhlungszeichen"/>
        <w:rPr>
          <w:lang w:val="de-DE"/>
        </w:rPr>
      </w:pPr>
      <w:r w:rsidRPr="00B61EB0">
        <w:rPr>
          <w:lang w:val="de-DE"/>
        </w:rPr>
        <w:t>Besondere Kategorien personenbezogener Daten nach Art. 9 DSGVO sind nicht vorgesehen und werden nicht gezielt erhoben. Freitextfelder können jedoch unbeabsichtigt solche Daten enthalten, wenn Nutzer des Verantwortlichen sie eingeben. Der Verantwortliche weist seine Nutzer an, solche Angaben zu vermeiden; der Auftragsverarbeiter verarbeitet solche Inhalte nur zufällig, nicht auswertend und nach den Weisungen dieses AVV.</w:t>
      </w:r>
    </w:p>
    <w:p w14:paraId="36F4C475" w14:textId="77777777" w:rsidR="003653A3" w:rsidRPr="00B61EB0" w:rsidRDefault="00000000">
      <w:pPr>
        <w:pStyle w:val="berschrift2"/>
        <w:spacing w:after="80"/>
        <w:rPr>
          <w:lang w:val="de-DE"/>
        </w:rPr>
      </w:pPr>
      <w:r w:rsidRPr="00B61EB0">
        <w:rPr>
          <w:lang w:val="de-DE"/>
        </w:rPr>
        <w:t>4. Kategorien betroffener Personen</w:t>
      </w:r>
    </w:p>
    <w:p w14:paraId="67217DD7" w14:textId="3D749262" w:rsidR="003653A3" w:rsidRPr="00B61EB0" w:rsidRDefault="00000000" w:rsidP="00FD1B1A">
      <w:pPr>
        <w:pStyle w:val="Aufzhlungszeichen"/>
        <w:ind w:left="720" w:hanging="720"/>
        <w:rPr>
          <w:lang w:val="de-DE"/>
        </w:rPr>
      </w:pPr>
      <w:r w:rsidRPr="00B61EB0">
        <w:rPr>
          <w:lang w:val="de-DE"/>
        </w:rPr>
        <w:t>Kunden, und</w:t>
      </w:r>
      <w:r w:rsidR="00FD1B1A">
        <w:rPr>
          <w:lang w:val="de-DE"/>
        </w:rPr>
        <w:t xml:space="preserve"> Interessenten </w:t>
      </w:r>
      <w:r w:rsidRPr="00B61EB0">
        <w:rPr>
          <w:lang w:val="de-DE"/>
        </w:rPr>
        <w:t>des Verantwortlichen.</w:t>
      </w:r>
    </w:p>
    <w:p w14:paraId="0AE589EF" w14:textId="77777777" w:rsidR="003653A3" w:rsidRPr="00B61EB0" w:rsidRDefault="00000000">
      <w:pPr>
        <w:pStyle w:val="Aufzhlungszeichen"/>
        <w:rPr>
          <w:lang w:val="de-DE"/>
        </w:rPr>
      </w:pPr>
      <w:r w:rsidRPr="00B61EB0">
        <w:rPr>
          <w:lang w:val="de-DE"/>
        </w:rPr>
        <w:t>Mitarbeiter, Berater, Serviceberater, Callcenter- oder sonstige Nutzer des Verantwortlichen.</w:t>
      </w:r>
    </w:p>
    <w:p w14:paraId="22E94DB9" w14:textId="77777777" w:rsidR="003653A3" w:rsidRPr="00B61EB0" w:rsidRDefault="00000000">
      <w:pPr>
        <w:pStyle w:val="Aufzhlungszeichen"/>
        <w:rPr>
          <w:lang w:val="de-DE"/>
        </w:rPr>
      </w:pPr>
      <w:r w:rsidRPr="00B61EB0">
        <w:rPr>
          <w:lang w:val="de-DE"/>
        </w:rPr>
        <w:t>E-Mail-Empfänger von Benachrichtigungen.</w:t>
      </w:r>
    </w:p>
    <w:p w14:paraId="6B577903" w14:textId="77777777" w:rsidR="003653A3" w:rsidRPr="00B61EB0" w:rsidRDefault="00000000">
      <w:pPr>
        <w:pStyle w:val="Aufzhlungszeichen"/>
        <w:rPr>
          <w:lang w:val="de-DE"/>
        </w:rPr>
      </w:pPr>
      <w:r w:rsidRPr="00B61EB0">
        <w:rPr>
          <w:lang w:val="de-DE"/>
        </w:rPr>
        <w:t>Ansprechpartner, soweit sie in Rückruf- oder Leadvorgängen erfasst werden.</w:t>
      </w:r>
    </w:p>
    <w:p w14:paraId="15CA5AE2" w14:textId="77777777" w:rsidR="003653A3" w:rsidRPr="00B61EB0" w:rsidRDefault="00000000">
      <w:pPr>
        <w:pStyle w:val="berschrift2"/>
        <w:spacing w:after="80"/>
        <w:rPr>
          <w:lang w:val="de-DE"/>
        </w:rPr>
      </w:pPr>
      <w:r w:rsidRPr="00B61EB0">
        <w:rPr>
          <w:lang w:val="de-DE"/>
        </w:rPr>
        <w:lastRenderedPageBreak/>
        <w:t>5. Dauer der Verarbeitung und Löschlogik</w:t>
      </w:r>
    </w:p>
    <w:p w14:paraId="0F0D4E12" w14:textId="77777777" w:rsidR="003653A3" w:rsidRPr="00B61EB0" w:rsidRDefault="00000000">
      <w:pPr>
        <w:rPr>
          <w:lang w:val="de-DE"/>
        </w:rPr>
      </w:pPr>
      <w:r w:rsidRPr="00B61EB0">
        <w:rPr>
          <w:lang w:val="de-DE"/>
        </w:rPr>
        <w:t>Die Verarbeitung erfolgt für die Dauer des Hauptvertrags. Vorgangsbezogene Daten werden nach den Weisungen, Einstellungen und Aufbewahrungsfristen des Verantwortlichen gespeichert. Soweit keine abweichende Weisung oder Funktionalität vereinbart ist, erfolgt die Löschung nach Vertragsende gemäß § 13.</w:t>
      </w:r>
    </w:p>
    <w:p w14:paraId="0C78C456" w14:textId="53E1AFC5" w:rsidR="003653A3" w:rsidRPr="00B61EB0" w:rsidRDefault="00000000">
      <w:pPr>
        <w:pStyle w:val="Aufzhlungszeichen"/>
        <w:rPr>
          <w:lang w:val="de-DE"/>
        </w:rPr>
      </w:pPr>
      <w:r w:rsidRPr="00B61EB0">
        <w:rPr>
          <w:lang w:val="de-DE"/>
        </w:rPr>
        <w:t xml:space="preserve">Aktionslinks/Token: Gültigkeit maximal 14 Tage; Token werden nur </w:t>
      </w:r>
      <w:proofErr w:type="spellStart"/>
      <w:r w:rsidRPr="00B61EB0">
        <w:rPr>
          <w:lang w:val="de-DE"/>
        </w:rPr>
        <w:t>gehasht</w:t>
      </w:r>
      <w:proofErr w:type="spellEnd"/>
      <w:r w:rsidRPr="00B61EB0">
        <w:rPr>
          <w:lang w:val="de-DE"/>
        </w:rPr>
        <w:t xml:space="preserve"> gespeichert und nach Ablauf gelöscht oder deaktiviert.</w:t>
      </w:r>
    </w:p>
    <w:p w14:paraId="1010C8C6" w14:textId="77777777" w:rsidR="003653A3" w:rsidRPr="00B61EB0" w:rsidRDefault="00000000">
      <w:pPr>
        <w:pStyle w:val="Aufzhlungszeichen"/>
        <w:rPr>
          <w:lang w:val="de-DE"/>
        </w:rPr>
      </w:pPr>
      <w:r>
        <w:rPr>
          <w:lang w:val="de-DE"/>
        </w:rPr>
        <w:t>Sicherheits- und Betriebslogs: anwendungsseitige Ereignis- und Aktivitätsprotokolle werden als Bestandteil des jeweiligen Vorgangs für dessen Speicherdauer aufbewahrt; Infrastruktur- und Plattformlogs der Subunternehmer unterliegen deren Aufbewahrungsfristen (derzeit je nach Anbieter und Plan zwischen einem Tag und 30 Tagen), soweit nicht zur Untersuchung von Sicherheitsvorfällen, Missbrauch oder Rechtsdurchsetzung eine längere Aufbewahrung erforderlich ist.</w:t>
      </w:r>
    </w:p>
    <w:p w14:paraId="6EF309E0" w14:textId="7BC70A6D" w:rsidR="003653A3" w:rsidRPr="00B61EB0" w:rsidRDefault="00000000">
      <w:pPr>
        <w:pStyle w:val="Aufzhlungszeichen"/>
        <w:rPr>
          <w:lang w:val="de-DE"/>
        </w:rPr>
      </w:pPr>
      <w:r w:rsidRPr="00B61EB0">
        <w:rPr>
          <w:lang w:val="de-DE"/>
        </w:rPr>
        <w:t xml:space="preserve">Abgeschlossene Vorgänge: </w:t>
      </w:r>
      <w:r w:rsidR="00B63362">
        <w:rPr>
          <w:lang w:val="de-DE"/>
        </w:rPr>
        <w:t xml:space="preserve">Wenn vorhanden, </w:t>
      </w:r>
      <w:r w:rsidRPr="00B61EB0">
        <w:rPr>
          <w:lang w:val="de-DE"/>
        </w:rPr>
        <w:t>Löschung oder Archivierung nach Weisung des Verantwortlichen</w:t>
      </w:r>
      <w:r w:rsidR="00B63362">
        <w:rPr>
          <w:lang w:val="de-DE"/>
        </w:rPr>
        <w:t>.</w:t>
      </w:r>
      <w:r w:rsidRPr="00B61EB0">
        <w:rPr>
          <w:lang w:val="de-DE"/>
        </w:rPr>
        <w:t xml:space="preserve"> </w:t>
      </w:r>
    </w:p>
    <w:p w14:paraId="7CCECE2F" w14:textId="77777777" w:rsidR="003653A3" w:rsidRPr="00B61EB0" w:rsidRDefault="00000000">
      <w:pPr>
        <w:pStyle w:val="Aufzhlungszeichen"/>
        <w:rPr>
          <w:lang w:val="de-DE"/>
        </w:rPr>
      </w:pPr>
      <w:r w:rsidRPr="00B61EB0">
        <w:rPr>
          <w:lang w:val="de-DE"/>
        </w:rPr>
        <w:t>Backups: Überschreibung nach regulären Backup-Zyklen der eingesetzten Anbieter; bis dahin Schutz durch TOM und keine anderweitige Verarbeitung.</w:t>
      </w:r>
    </w:p>
    <w:p w14:paraId="1383EFDA" w14:textId="77777777" w:rsidR="002F39C6" w:rsidRDefault="002F39C6">
      <w:pPr>
        <w:spacing w:after="200" w:line="276" w:lineRule="auto"/>
        <w:rPr>
          <w:ins w:id="12" w:author="CKa" w:date="2026-06-15T17:35:00Z" w16du:dateUtc="2026-06-15T15:35:00Z"/>
          <w:rFonts w:asciiTheme="majorHAnsi" w:eastAsiaTheme="majorEastAsia" w:hAnsiTheme="majorHAnsi" w:cstheme="majorBidi"/>
          <w:b/>
          <w:bCs/>
          <w:color w:val="365F91" w:themeColor="accent1" w:themeShade="BF"/>
          <w:sz w:val="28"/>
          <w:szCs w:val="28"/>
          <w:lang w:val="de-DE"/>
        </w:rPr>
      </w:pPr>
      <w:ins w:id="13" w:author="CKa" w:date="2026-06-15T17:35:00Z" w16du:dateUtc="2026-06-15T15:35:00Z">
        <w:r>
          <w:rPr>
            <w:lang w:val="de-DE"/>
          </w:rPr>
          <w:br w:type="page"/>
        </w:r>
      </w:ins>
    </w:p>
    <w:p w14:paraId="24C8CC00" w14:textId="22618DA6" w:rsidR="003653A3" w:rsidRPr="00B61EB0" w:rsidRDefault="00000000">
      <w:pPr>
        <w:pStyle w:val="berschrift1"/>
        <w:spacing w:before="200" w:after="80"/>
        <w:rPr>
          <w:lang w:val="de-DE"/>
        </w:rPr>
      </w:pPr>
      <w:r w:rsidRPr="00B61EB0">
        <w:rPr>
          <w:lang w:val="de-DE"/>
        </w:rPr>
        <w:lastRenderedPageBreak/>
        <w:t>Anlage 2 – Technische und organisatorische Maßnahmen</w:t>
      </w:r>
      <w:r w:rsidR="002E6BA2">
        <w:rPr>
          <w:lang w:val="de-DE"/>
        </w:rPr>
        <w:t xml:space="preserve"> (TOM)</w:t>
      </w:r>
    </w:p>
    <w:p w14:paraId="4646D745" w14:textId="77777777" w:rsidR="003653A3" w:rsidRPr="00B61EB0" w:rsidRDefault="00000000">
      <w:pPr>
        <w:rPr>
          <w:lang w:val="de-DE"/>
        </w:rPr>
      </w:pPr>
      <w:r w:rsidRPr="00B61EB0">
        <w:rPr>
          <w:lang w:val="de-DE"/>
        </w:rPr>
        <w:t>Die nachfolgenden TOM beschreiben das Mindestschutzniveau für den Produktivbetrieb mit Echtdaten. Der Auftragsverarbeiter darf Echtdaten nur verarbeiten, soweit die jeweils einschlägigen Mindestmaßnahmen tatsächlich umgesetzt sind.</w:t>
      </w:r>
    </w:p>
    <w:p w14:paraId="26BD3F8B" w14:textId="77777777" w:rsidR="003653A3" w:rsidRPr="00B61EB0" w:rsidRDefault="00000000">
      <w:pPr>
        <w:pStyle w:val="berschrift2"/>
        <w:spacing w:after="80"/>
        <w:rPr>
          <w:lang w:val="de-DE"/>
        </w:rPr>
      </w:pPr>
      <w:r w:rsidRPr="00B61EB0">
        <w:rPr>
          <w:lang w:val="de-DE"/>
        </w:rPr>
        <w:t>1. Vertraulichkeit</w:t>
      </w:r>
    </w:p>
    <w:p w14:paraId="453B8A4B" w14:textId="77777777" w:rsidR="003653A3" w:rsidRPr="00B61EB0" w:rsidRDefault="00000000">
      <w:pPr>
        <w:pStyle w:val="Aufzhlungszeichen"/>
        <w:rPr>
          <w:lang w:val="de-DE"/>
        </w:rPr>
      </w:pPr>
      <w:r>
        <w:rPr>
          <w:lang w:val="de-DE"/>
        </w:rPr>
        <w:t>Zutrittskontrolle: Verarbeitung ausschließlich in Rechenzentren der Subunternehmer; deren physische Sicherheitsmaßnahmen sind durch anerkannte Zertifizierungen der Anbieter (insbesondere ISO 27001, SOC 2) nachgewiesen; kein eigenes Rechenzentrum des Auftragsverarbeiters.</w:t>
      </w:r>
    </w:p>
    <w:p w14:paraId="18352E13" w14:textId="77777777" w:rsidR="003653A3" w:rsidRPr="00B61EB0" w:rsidRDefault="00000000">
      <w:pPr>
        <w:pStyle w:val="Aufzhlungszeichen"/>
        <w:rPr>
          <w:lang w:val="de-DE"/>
        </w:rPr>
      </w:pPr>
      <w:r w:rsidRPr="00B61EB0">
        <w:rPr>
          <w:lang w:val="de-DE"/>
        </w:rPr>
        <w:t xml:space="preserve">Zugangskontrolle: Serverseitige Authentifizierung aller Nutzer; individuelle Benutzerkonten; angemessene Passwortrichtlinien; Mehr-Faktor-Authentifizierung für administrative Zugänge zu </w:t>
      </w:r>
      <w:proofErr w:type="spellStart"/>
      <w:r w:rsidRPr="00B61EB0">
        <w:rPr>
          <w:lang w:val="de-DE"/>
        </w:rPr>
        <w:t>Vercel</w:t>
      </w:r>
      <w:proofErr w:type="spellEnd"/>
      <w:r w:rsidRPr="00B61EB0">
        <w:rPr>
          <w:lang w:val="de-DE"/>
        </w:rPr>
        <w:t xml:space="preserve">, </w:t>
      </w:r>
      <w:proofErr w:type="spellStart"/>
      <w:r w:rsidRPr="00B61EB0">
        <w:rPr>
          <w:lang w:val="de-DE"/>
        </w:rPr>
        <w:t>Supabase</w:t>
      </w:r>
      <w:proofErr w:type="spellEnd"/>
      <w:r w:rsidRPr="00B61EB0">
        <w:rPr>
          <w:lang w:val="de-DE"/>
        </w:rPr>
        <w:t xml:space="preserve">, </w:t>
      </w:r>
      <w:proofErr w:type="spellStart"/>
      <w:r w:rsidRPr="00B61EB0">
        <w:rPr>
          <w:lang w:val="de-DE"/>
        </w:rPr>
        <w:t>Brevo</w:t>
      </w:r>
      <w:proofErr w:type="spellEnd"/>
      <w:r w:rsidRPr="00B61EB0">
        <w:rPr>
          <w:lang w:val="de-DE"/>
        </w:rPr>
        <w:t>, Code-Repository und sonstigen Admin-Systemen.</w:t>
      </w:r>
    </w:p>
    <w:p w14:paraId="4B3545AD" w14:textId="77777777" w:rsidR="003653A3" w:rsidRPr="00B61EB0" w:rsidRDefault="00000000">
      <w:pPr>
        <w:pStyle w:val="Aufzhlungszeichen"/>
        <w:rPr>
          <w:lang w:val="de-DE"/>
        </w:rPr>
      </w:pPr>
      <w:r w:rsidRPr="00B61EB0">
        <w:rPr>
          <w:lang w:val="de-DE"/>
        </w:rPr>
        <w:t>Zugriffskontrolle: Rollen- und berechtigungsbasierte Zugriffsteuerung; Least-Privilege-Prinzip; Mandanten-/</w:t>
      </w:r>
      <w:proofErr w:type="spellStart"/>
      <w:r w:rsidRPr="00B61EB0">
        <w:rPr>
          <w:lang w:val="de-DE"/>
        </w:rPr>
        <w:t>Tenant</w:t>
      </w:r>
      <w:proofErr w:type="spellEnd"/>
      <w:r w:rsidRPr="00B61EB0">
        <w:rPr>
          <w:lang w:val="de-DE"/>
        </w:rPr>
        <w:t xml:space="preserve">-Trennung; serverseitige Autorisierung aller personenbezogene Daten verarbeitenden API-Endpunkte; </w:t>
      </w:r>
      <w:proofErr w:type="spellStart"/>
      <w:r w:rsidRPr="00B61EB0">
        <w:rPr>
          <w:lang w:val="de-DE"/>
        </w:rPr>
        <w:t>Row</w:t>
      </w:r>
      <w:proofErr w:type="spellEnd"/>
      <w:r w:rsidRPr="00B61EB0">
        <w:rPr>
          <w:lang w:val="de-DE"/>
        </w:rPr>
        <w:t>-Level-Security oder gleichwertige Zugriffskontrolle in der Datenbank; kein Service-</w:t>
      </w:r>
      <w:proofErr w:type="spellStart"/>
      <w:r w:rsidRPr="00B61EB0">
        <w:rPr>
          <w:lang w:val="de-DE"/>
        </w:rPr>
        <w:t>Role</w:t>
      </w:r>
      <w:proofErr w:type="spellEnd"/>
      <w:r w:rsidRPr="00B61EB0">
        <w:rPr>
          <w:lang w:val="de-DE"/>
        </w:rPr>
        <w:t>-Secret im Frontend.</w:t>
      </w:r>
    </w:p>
    <w:p w14:paraId="55BECF38" w14:textId="77777777" w:rsidR="003653A3" w:rsidRPr="00B61EB0" w:rsidRDefault="00000000">
      <w:pPr>
        <w:pStyle w:val="Aufzhlungszeichen"/>
        <w:rPr>
          <w:lang w:val="de-DE"/>
        </w:rPr>
      </w:pPr>
      <w:r w:rsidRPr="00B61EB0">
        <w:rPr>
          <w:lang w:val="de-DE"/>
        </w:rPr>
        <w:t>Administrativer Zugriff: Beschränkung auf namentlich berechtigte Personen; regelmäßige Überprüfung der Admin-Berechtigungen; unverzügliche Deaktivierung nicht mehr benötigter Zugänge.</w:t>
      </w:r>
    </w:p>
    <w:p w14:paraId="14207B3A" w14:textId="77777777" w:rsidR="003653A3" w:rsidRPr="00B61EB0" w:rsidRDefault="00000000">
      <w:pPr>
        <w:pStyle w:val="Aufzhlungszeichen"/>
        <w:rPr>
          <w:lang w:val="de-DE"/>
        </w:rPr>
      </w:pPr>
      <w:r w:rsidRPr="00B61EB0">
        <w:rPr>
          <w:lang w:val="de-DE"/>
        </w:rPr>
        <w:t xml:space="preserve">Geheimnisschutz: Speicherung von Secrets nur in geschützten Secret-/Environment-Mechanismen; kein Committen von API-Keys, Tokens oder Passwörtern in </w:t>
      </w:r>
      <w:proofErr w:type="spellStart"/>
      <w:r w:rsidRPr="00B61EB0">
        <w:rPr>
          <w:lang w:val="de-DE"/>
        </w:rPr>
        <w:t>Repositories</w:t>
      </w:r>
      <w:proofErr w:type="spellEnd"/>
      <w:r w:rsidRPr="00B61EB0">
        <w:rPr>
          <w:lang w:val="de-DE"/>
        </w:rPr>
        <w:t>; Rotation bei Verdacht auf Offenlegung.</w:t>
      </w:r>
    </w:p>
    <w:p w14:paraId="3D24186B" w14:textId="77777777" w:rsidR="003653A3" w:rsidRPr="00B61EB0" w:rsidRDefault="00000000">
      <w:pPr>
        <w:pStyle w:val="Aufzhlungszeichen"/>
        <w:rPr>
          <w:lang w:val="de-DE"/>
        </w:rPr>
      </w:pPr>
      <w:r w:rsidRPr="00B61EB0">
        <w:rPr>
          <w:lang w:val="de-DE"/>
        </w:rPr>
        <w:t xml:space="preserve">Verschlüsselung: TLS für Datenübertragung; Verschlüsselung ruhender Daten durch Datenbank-/Storage-Anbieter; Aktionslinks mit zufälligen, nicht erratbaren Token; Token nur </w:t>
      </w:r>
      <w:proofErr w:type="spellStart"/>
      <w:r w:rsidRPr="00B61EB0">
        <w:rPr>
          <w:lang w:val="de-DE"/>
        </w:rPr>
        <w:t>gehasht</w:t>
      </w:r>
      <w:proofErr w:type="spellEnd"/>
      <w:r w:rsidRPr="00B61EB0">
        <w:rPr>
          <w:lang w:val="de-DE"/>
        </w:rPr>
        <w:t xml:space="preserve"> speichern.</w:t>
      </w:r>
    </w:p>
    <w:p w14:paraId="2CC98B20" w14:textId="77777777" w:rsidR="003653A3" w:rsidRPr="00B61EB0" w:rsidRDefault="00000000">
      <w:pPr>
        <w:pStyle w:val="Aufzhlungszeichen"/>
        <w:rPr>
          <w:lang w:val="de-DE"/>
        </w:rPr>
      </w:pPr>
      <w:r>
        <w:rPr>
          <w:lang w:val="de-DE"/>
        </w:rPr>
        <w:t>E-Mail-Minimierung: Benachrichtigungs-E-Mails enthalten nur die für die Bearbeitung des Vorgangs erforderlichen Angaben; Öffnungs- und Klick-Tracking ist deaktiviert; weitergehende Vorgangsdetails sind über die authentifizierte Anwendung oder einen kurzlebigen Aktionslink abrufbar.</w:t>
      </w:r>
    </w:p>
    <w:p w14:paraId="4AEB24B0" w14:textId="77777777" w:rsidR="003653A3" w:rsidRPr="00B61EB0" w:rsidRDefault="00000000">
      <w:pPr>
        <w:pStyle w:val="berschrift2"/>
        <w:spacing w:after="80"/>
        <w:rPr>
          <w:lang w:val="de-DE"/>
        </w:rPr>
      </w:pPr>
      <w:r w:rsidRPr="00B61EB0">
        <w:rPr>
          <w:lang w:val="de-DE"/>
        </w:rPr>
        <w:t xml:space="preserve">2. </w:t>
      </w:r>
      <w:commentRangeStart w:id="14"/>
      <w:r w:rsidRPr="00B61EB0">
        <w:rPr>
          <w:lang w:val="de-DE"/>
        </w:rPr>
        <w:t>Integrität</w:t>
      </w:r>
      <w:commentRangeEnd w:id="14"/>
      <w:r w:rsidR="00733F3C">
        <w:rPr>
          <w:rStyle w:val="Kommentarzeichen"/>
          <w:rFonts w:ascii="Calibri" w:eastAsia="Calibri" w:hAnsi="Calibri" w:cstheme="minorBidi"/>
          <w:b w:val="0"/>
          <w:bCs w:val="0"/>
          <w:color w:val="auto"/>
        </w:rPr>
        <w:commentReference w:id="14"/>
      </w:r>
    </w:p>
    <w:p w14:paraId="39EB5A84" w14:textId="77777777" w:rsidR="003653A3" w:rsidRPr="00B61EB0" w:rsidRDefault="00000000">
      <w:pPr>
        <w:pStyle w:val="Aufzhlungszeichen"/>
        <w:rPr>
          <w:lang w:val="de-DE"/>
        </w:rPr>
      </w:pPr>
      <w:r w:rsidRPr="00B61EB0">
        <w:rPr>
          <w:lang w:val="de-DE"/>
        </w:rPr>
        <w:t>Eingabekontrolle: Protokollierung wesentlicher Erstellungen, Änderungen, Statuswechsel und Löschungen mit Zeitstempel und Nutzerbezug, soweit für Nachvollziehbarkeit erforderlich.</w:t>
      </w:r>
    </w:p>
    <w:p w14:paraId="14FC46FB" w14:textId="77777777" w:rsidR="003653A3" w:rsidRPr="00B61EB0" w:rsidRDefault="00000000">
      <w:pPr>
        <w:pStyle w:val="Aufzhlungszeichen"/>
        <w:rPr>
          <w:lang w:val="de-DE"/>
        </w:rPr>
      </w:pPr>
      <w:r w:rsidRPr="00B61EB0">
        <w:rPr>
          <w:lang w:val="de-DE"/>
        </w:rPr>
        <w:t xml:space="preserve">Änderungsmanagement: Versionierte Codebasis; kontrollierte </w:t>
      </w:r>
      <w:proofErr w:type="spellStart"/>
      <w:r w:rsidRPr="00B61EB0">
        <w:rPr>
          <w:lang w:val="de-DE"/>
        </w:rPr>
        <w:t>Deployments</w:t>
      </w:r>
      <w:proofErr w:type="spellEnd"/>
      <w:r w:rsidRPr="00B61EB0">
        <w:rPr>
          <w:lang w:val="de-DE"/>
        </w:rPr>
        <w:t>; Migrationen nachvollziehbar dokumentiert; Abhängigkeiten regelmäßig geprüft und aktualisiert.</w:t>
      </w:r>
    </w:p>
    <w:p w14:paraId="2D3BDA89" w14:textId="77777777" w:rsidR="003653A3" w:rsidRPr="00B61EB0" w:rsidRDefault="00000000">
      <w:pPr>
        <w:pStyle w:val="Aufzhlungszeichen"/>
        <w:rPr>
          <w:lang w:val="de-DE"/>
        </w:rPr>
      </w:pPr>
      <w:r w:rsidRPr="00B61EB0">
        <w:rPr>
          <w:lang w:val="de-DE"/>
        </w:rPr>
        <w:t xml:space="preserve">Validierung: Serverseitige Validierung relevanter Eingaben; Schutz gegen unautorisierte API-Zugriffe, IDOR/BOLA-Risiken und Manipulation von </w:t>
      </w:r>
      <w:proofErr w:type="spellStart"/>
      <w:r w:rsidRPr="00B61EB0">
        <w:rPr>
          <w:lang w:val="de-DE"/>
        </w:rPr>
        <w:t>Tenant</w:t>
      </w:r>
      <w:proofErr w:type="spellEnd"/>
      <w:r w:rsidRPr="00B61EB0">
        <w:rPr>
          <w:lang w:val="de-DE"/>
        </w:rPr>
        <w:t>-IDs.</w:t>
      </w:r>
    </w:p>
    <w:p w14:paraId="6C3B7AF4" w14:textId="77777777" w:rsidR="003653A3" w:rsidRPr="00B61EB0" w:rsidRDefault="00000000">
      <w:pPr>
        <w:pStyle w:val="Aufzhlungszeichen"/>
        <w:rPr>
          <w:lang w:val="de-DE"/>
        </w:rPr>
      </w:pPr>
      <w:r>
        <w:rPr>
          <w:lang w:val="de-DE"/>
        </w:rPr>
        <w:t>Weitergabekontrolle: Verschlüsselte Übertragung an Subunternehmer; keine Weitergabe an nicht genehmigte Dienste; keine Verarbeitung personenbezogener Produktionsdaten in KI- oder Entwicklungswerkzeugen außerhalb der in Anlage 3 genehmigten Subunternehmer.</w:t>
      </w:r>
    </w:p>
    <w:p w14:paraId="40E8E3E4" w14:textId="77777777" w:rsidR="003653A3" w:rsidRPr="00B61EB0" w:rsidRDefault="00000000">
      <w:pPr>
        <w:pStyle w:val="berschrift2"/>
        <w:spacing w:after="80"/>
        <w:rPr>
          <w:lang w:val="de-DE"/>
        </w:rPr>
      </w:pPr>
      <w:r w:rsidRPr="00B61EB0">
        <w:rPr>
          <w:lang w:val="de-DE"/>
        </w:rPr>
        <w:t>3. Verfügbarkeit und Belastbarkeit</w:t>
      </w:r>
    </w:p>
    <w:p w14:paraId="417B8868" w14:textId="77777777" w:rsidR="003653A3" w:rsidRPr="00B61EB0" w:rsidRDefault="00000000">
      <w:pPr>
        <w:pStyle w:val="Aufzhlungszeichen"/>
        <w:rPr>
          <w:lang w:val="de-DE"/>
        </w:rPr>
      </w:pPr>
      <w:r w:rsidRPr="00B61EB0">
        <w:rPr>
          <w:lang w:val="de-DE"/>
        </w:rPr>
        <w:t xml:space="preserve">Datenbank-/Storage-Backups nach den Verfahren des eingesetzten DB-/Storage-Anbieters; </w:t>
      </w:r>
      <w:r w:rsidRPr="00733F3C">
        <w:rPr>
          <w:highlight w:val="green"/>
          <w:lang w:val="de-DE"/>
          <w:rPrChange w:id="15" w:author="CKa" w:date="2026-06-15T17:42:00Z" w16du:dateUtc="2026-06-15T15:42:00Z">
            <w:rPr>
              <w:lang w:val="de-DE"/>
            </w:rPr>
          </w:rPrChange>
        </w:rPr>
        <w:t xml:space="preserve">Wiederherstellbarkeit wird angemessen </w:t>
      </w:r>
      <w:commentRangeStart w:id="16"/>
      <w:r w:rsidRPr="00733F3C">
        <w:rPr>
          <w:highlight w:val="green"/>
          <w:lang w:val="de-DE"/>
          <w:rPrChange w:id="17" w:author="CKa" w:date="2026-06-15T17:42:00Z" w16du:dateUtc="2026-06-15T15:42:00Z">
            <w:rPr>
              <w:lang w:val="de-DE"/>
            </w:rPr>
          </w:rPrChange>
        </w:rPr>
        <w:t>überprüft</w:t>
      </w:r>
      <w:commentRangeEnd w:id="16"/>
      <w:r w:rsidR="00733F3C" w:rsidRPr="00733F3C">
        <w:rPr>
          <w:rStyle w:val="Kommentarzeichen"/>
          <w:highlight w:val="green"/>
          <w:rPrChange w:id="18" w:author="CKa" w:date="2026-06-15T17:42:00Z" w16du:dateUtc="2026-06-15T15:42:00Z">
            <w:rPr>
              <w:rStyle w:val="Kommentarzeichen"/>
            </w:rPr>
          </w:rPrChange>
        </w:rPr>
        <w:commentReference w:id="16"/>
      </w:r>
      <w:r w:rsidRPr="00733F3C">
        <w:rPr>
          <w:highlight w:val="green"/>
          <w:lang w:val="de-DE"/>
          <w:rPrChange w:id="19" w:author="CKa" w:date="2026-06-15T17:42:00Z" w16du:dateUtc="2026-06-15T15:42:00Z">
            <w:rPr>
              <w:lang w:val="de-DE"/>
            </w:rPr>
          </w:rPrChange>
        </w:rPr>
        <w:t>.</w:t>
      </w:r>
    </w:p>
    <w:p w14:paraId="3B2CCACF" w14:textId="77777777" w:rsidR="003653A3" w:rsidRPr="00B61EB0" w:rsidRDefault="00000000">
      <w:pPr>
        <w:pStyle w:val="Aufzhlungszeichen"/>
        <w:rPr>
          <w:lang w:val="de-DE"/>
        </w:rPr>
      </w:pPr>
      <w:r>
        <w:rPr>
          <w:lang w:val="de-DE"/>
        </w:rPr>
        <w:t>RPO/RTO: Zielwerte sind ein RPO von 24 Stunden und ein RTO von 48 Stunden, auf Basis täglicher Datenbank-Backups des eingesetzten Datenbank-Anbieters.</w:t>
      </w:r>
    </w:p>
    <w:p w14:paraId="406D368C" w14:textId="77777777" w:rsidR="003653A3" w:rsidRPr="00B61EB0" w:rsidRDefault="00000000">
      <w:pPr>
        <w:pStyle w:val="Aufzhlungszeichen"/>
        <w:rPr>
          <w:lang w:val="de-DE"/>
        </w:rPr>
      </w:pPr>
      <w:r w:rsidRPr="00B61EB0">
        <w:rPr>
          <w:lang w:val="de-DE"/>
        </w:rPr>
        <w:t>Persistentes Storage: Datei-Anhänge, soweit genutzt, werden ausschließlich in persistentem, zugriffsgeschütztem Objekt-Storage gespeichert, nicht im flüchtigen lokalen Dateisystem.</w:t>
      </w:r>
    </w:p>
    <w:p w14:paraId="38D28069" w14:textId="77777777" w:rsidR="003653A3" w:rsidRPr="00B61EB0" w:rsidRDefault="00000000">
      <w:pPr>
        <w:pStyle w:val="Aufzhlungszeichen"/>
        <w:rPr>
          <w:lang w:val="de-DE"/>
        </w:rPr>
      </w:pPr>
      <w:proofErr w:type="spellStart"/>
      <w:r>
        <w:rPr>
          <w:lang w:val="de-DE"/>
        </w:rPr>
        <w:t>Incident</w:t>
      </w:r>
      <w:proofErr w:type="spellEnd"/>
      <w:r>
        <w:rPr>
          <w:lang w:val="de-DE"/>
        </w:rPr>
        <w:t>- und Notfallverfahren: definierter Sicherheitskontakt des Auftragsverarbeiters (Anlage 4), dokumentierte Eskalations-, Wiederherstellungs- und Kommunikationsprozesse gegenüber dem Verantwortlichen nach Maßgabe des § 10.</w:t>
      </w:r>
    </w:p>
    <w:p w14:paraId="7E951707" w14:textId="77777777" w:rsidR="003653A3" w:rsidRPr="00B61EB0" w:rsidRDefault="00000000">
      <w:pPr>
        <w:pStyle w:val="berschrift2"/>
        <w:spacing w:after="80"/>
        <w:rPr>
          <w:lang w:val="de-DE"/>
        </w:rPr>
      </w:pPr>
      <w:r w:rsidRPr="00B61EB0">
        <w:rPr>
          <w:lang w:val="de-DE"/>
        </w:rPr>
        <w:t>4. Trennung, Entwicklung und Support</w:t>
      </w:r>
    </w:p>
    <w:p w14:paraId="24FBA634" w14:textId="77777777" w:rsidR="003653A3" w:rsidRPr="00B61EB0" w:rsidRDefault="00000000">
      <w:pPr>
        <w:pStyle w:val="Aufzhlungszeichen"/>
        <w:rPr>
          <w:lang w:val="de-DE"/>
        </w:rPr>
      </w:pPr>
      <w:r w:rsidRPr="00B61EB0">
        <w:rPr>
          <w:lang w:val="de-DE"/>
        </w:rPr>
        <w:t>Trennung von Produktions-, Test- und Entwicklungsumgebungen. Keine Nutzung echter personenbezogener Produktionsdaten in Test-/Entwicklungsumgebungen, soweit nicht erforderlich, dokumentiert, zeitlich begrenzt und gleichwertig geschützt.</w:t>
      </w:r>
    </w:p>
    <w:p w14:paraId="6523EC5C" w14:textId="77777777" w:rsidR="003653A3" w:rsidRPr="00B61EB0" w:rsidRDefault="00000000">
      <w:pPr>
        <w:pStyle w:val="Aufzhlungszeichen"/>
        <w:rPr>
          <w:lang w:val="de-DE"/>
        </w:rPr>
      </w:pPr>
      <w:r w:rsidRPr="00B61EB0">
        <w:rPr>
          <w:lang w:val="de-DE"/>
        </w:rPr>
        <w:lastRenderedPageBreak/>
        <w:t>Lokale Kopien von Produktionsdaten sind grundsätzlich untersagt; notwendige Exporte werden verschlüsselt gespeichert, zugriffsbeschränkt, dokumentiert und nach Zweckerreichung gelöscht.</w:t>
      </w:r>
    </w:p>
    <w:p w14:paraId="2E2F6C99" w14:textId="77777777" w:rsidR="003653A3" w:rsidRPr="00B61EB0" w:rsidRDefault="00000000">
      <w:pPr>
        <w:pStyle w:val="Aufzhlungszeichen"/>
        <w:rPr>
          <w:lang w:val="de-DE"/>
        </w:rPr>
      </w:pPr>
      <w:r w:rsidRPr="00B61EB0">
        <w:rPr>
          <w:lang w:val="de-DE"/>
        </w:rPr>
        <w:t>Supportzugriffe erfolgen nur anlassbezogen, zweckgebunden und durch berechtigte Personen.</w:t>
      </w:r>
    </w:p>
    <w:p w14:paraId="6C6607FD" w14:textId="77777777" w:rsidR="003653A3" w:rsidRPr="00B61EB0" w:rsidRDefault="00000000">
      <w:pPr>
        <w:pStyle w:val="berschrift2"/>
        <w:spacing w:after="80"/>
        <w:rPr>
          <w:lang w:val="de-DE"/>
        </w:rPr>
      </w:pPr>
      <w:r w:rsidRPr="00B61EB0">
        <w:rPr>
          <w:lang w:val="de-DE"/>
        </w:rPr>
        <w:t>5. Überprüfung, Protokollierung und Datenschutz durch Technikgestaltung</w:t>
      </w:r>
    </w:p>
    <w:p w14:paraId="214D7005" w14:textId="77777777" w:rsidR="003653A3" w:rsidRPr="00B61EB0" w:rsidRDefault="00000000">
      <w:pPr>
        <w:pStyle w:val="Aufzhlungszeichen"/>
        <w:rPr>
          <w:lang w:val="de-DE"/>
        </w:rPr>
      </w:pPr>
      <w:r>
        <w:rPr>
          <w:lang w:val="de-DE"/>
        </w:rPr>
        <w:t>Regelmäßige, mindestens jährliche sowie anlassbezogene Überprüfung und Bewertung der Wirksamkeit der TOM mit Dokumentation der Ergebnisse.</w:t>
      </w:r>
    </w:p>
    <w:p w14:paraId="32CF3414" w14:textId="77777777" w:rsidR="003653A3" w:rsidRPr="00B61EB0" w:rsidRDefault="00000000">
      <w:pPr>
        <w:pStyle w:val="Aufzhlungszeichen"/>
        <w:rPr>
          <w:lang w:val="de-DE"/>
        </w:rPr>
      </w:pPr>
      <w:r w:rsidRPr="00B61EB0">
        <w:rPr>
          <w:lang w:val="de-DE"/>
        </w:rPr>
        <w:t>Patch-/Update-Management und Abhängigkeitsverwaltung.</w:t>
      </w:r>
    </w:p>
    <w:p w14:paraId="520DA8F3" w14:textId="77777777" w:rsidR="003653A3" w:rsidRPr="00B61EB0" w:rsidRDefault="00000000">
      <w:pPr>
        <w:pStyle w:val="Aufzhlungszeichen"/>
        <w:rPr>
          <w:lang w:val="de-DE"/>
        </w:rPr>
      </w:pPr>
      <w:r w:rsidRPr="00B61EB0">
        <w:rPr>
          <w:lang w:val="de-DE"/>
        </w:rPr>
        <w:t>Betriebs- und Sicherheitslogs ohne unnötige personenbezogene Inhalte; Zugriffsbeschränkung und definierte Aufbewahrung.</w:t>
      </w:r>
    </w:p>
    <w:p w14:paraId="71174944" w14:textId="77777777" w:rsidR="003653A3" w:rsidRPr="00B61EB0" w:rsidRDefault="00000000">
      <w:pPr>
        <w:pStyle w:val="Aufzhlungszeichen"/>
        <w:rPr>
          <w:lang w:val="de-DE"/>
        </w:rPr>
      </w:pPr>
      <w:r w:rsidRPr="00B61EB0">
        <w:rPr>
          <w:lang w:val="de-DE"/>
        </w:rPr>
        <w:t>Datenminimierung bei Pflichtfeldern, E-Mails, Logs und Exporten.</w:t>
      </w:r>
    </w:p>
    <w:p w14:paraId="2562B17D" w14:textId="77777777" w:rsidR="003653A3" w:rsidRPr="00B61EB0" w:rsidRDefault="00000000">
      <w:pPr>
        <w:pStyle w:val="Aufzhlungszeichen"/>
        <w:rPr>
          <w:lang w:val="de-DE"/>
        </w:rPr>
      </w:pPr>
      <w:r w:rsidRPr="00B61EB0">
        <w:rPr>
          <w:lang w:val="de-DE"/>
        </w:rPr>
        <w:t>Nutzerhinweise zur Vermeidung besonderer Kategorien personenbezogener Daten in Freitextfeldern.</w:t>
      </w:r>
    </w:p>
    <w:p w14:paraId="563FBE95" w14:textId="77777777" w:rsidR="003653A3" w:rsidRPr="00B61EB0" w:rsidRDefault="00000000">
      <w:pPr>
        <w:pStyle w:val="Aufzhlungszeichen"/>
        <w:rPr>
          <w:lang w:val="de-DE"/>
        </w:rPr>
      </w:pPr>
      <w:r w:rsidRPr="00B61EB0">
        <w:rPr>
          <w:lang w:val="de-DE"/>
        </w:rPr>
        <w:t>Verpflichtung der Subunternehmer per DPA/AVV und Prüfung verfügbarer Zertifikate oder Trust-Center-Unterlagen.</w:t>
      </w:r>
    </w:p>
    <w:p w14:paraId="4B48C614" w14:textId="77777777" w:rsidR="002F39C6" w:rsidRDefault="002F39C6">
      <w:pPr>
        <w:spacing w:after="200" w:line="276" w:lineRule="auto"/>
        <w:rPr>
          <w:ins w:id="20" w:author="CKa" w:date="2026-06-15T17:35:00Z" w16du:dateUtc="2026-06-15T15:35:00Z"/>
          <w:rFonts w:asciiTheme="majorHAnsi" w:eastAsiaTheme="majorEastAsia" w:hAnsiTheme="majorHAnsi" w:cstheme="majorBidi"/>
          <w:b/>
          <w:bCs/>
          <w:color w:val="365F91" w:themeColor="accent1" w:themeShade="BF"/>
          <w:sz w:val="28"/>
          <w:szCs w:val="28"/>
          <w:lang w:val="de-DE"/>
        </w:rPr>
      </w:pPr>
      <w:ins w:id="21" w:author="CKa" w:date="2026-06-15T17:35:00Z" w16du:dateUtc="2026-06-15T15:35:00Z">
        <w:r>
          <w:rPr>
            <w:lang w:val="de-DE"/>
          </w:rPr>
          <w:br w:type="page"/>
        </w:r>
      </w:ins>
    </w:p>
    <w:p w14:paraId="667F407B" w14:textId="42DD9FD0" w:rsidR="003653A3" w:rsidRPr="00B61EB0" w:rsidRDefault="00000000">
      <w:pPr>
        <w:pStyle w:val="berschrift1"/>
        <w:spacing w:before="200" w:after="80"/>
        <w:rPr>
          <w:lang w:val="de-DE"/>
        </w:rPr>
      </w:pPr>
      <w:r w:rsidRPr="00B61EB0">
        <w:rPr>
          <w:lang w:val="de-DE"/>
        </w:rPr>
        <w:lastRenderedPageBreak/>
        <w:t>Anlage 3 – Genehmigte Subunternehmer</w:t>
      </w:r>
    </w:p>
    <w:p w14:paraId="3AD98D2B" w14:textId="77777777" w:rsidR="003653A3" w:rsidRPr="00B61EB0" w:rsidRDefault="00000000">
      <w:pPr>
        <w:rPr>
          <w:lang w:val="de-DE"/>
        </w:rPr>
      </w:pPr>
      <w:r>
        <w:rPr>
          <w:lang w:val="de-DE"/>
        </w:rPr>
        <w:t>Stand: 12.06.2026. Allgemeine Genehmigung gemäß § 6 mit Informations- und Widerspruchsrecht.</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85"/>
        <w:gridCol w:w="1777"/>
        <w:gridCol w:w="2677"/>
        <w:gridCol w:w="2002"/>
        <w:gridCol w:w="3121"/>
      </w:tblGrid>
      <w:tr w:rsidR="003653A3" w:rsidRPr="00B61EB0" w14:paraId="2EA2C6E9" w14:textId="77777777">
        <w:trPr>
          <w:cantSplit/>
          <w:tblHeader/>
          <w:jc w:val="center"/>
        </w:trPr>
        <w:tc>
          <w:tcPr>
            <w:tcW w:w="397" w:type="dxa"/>
            <w:shd w:val="clear" w:color="auto" w:fill="EDEDED"/>
            <w:tcMar>
              <w:top w:w="80" w:type="dxa"/>
              <w:left w:w="80" w:type="dxa"/>
              <w:bottom w:w="80" w:type="dxa"/>
              <w:right w:w="80" w:type="dxa"/>
            </w:tcMar>
          </w:tcPr>
          <w:p w14:paraId="47098655" w14:textId="77777777" w:rsidR="003653A3" w:rsidRPr="00B61EB0" w:rsidRDefault="00000000">
            <w:pPr>
              <w:rPr>
                <w:lang w:val="de-DE"/>
              </w:rPr>
            </w:pPr>
            <w:r w:rsidRPr="00B61EB0">
              <w:rPr>
                <w:b/>
                <w:sz w:val="17"/>
                <w:lang w:val="de-DE"/>
              </w:rPr>
              <w:t>#</w:t>
            </w:r>
          </w:p>
        </w:tc>
        <w:tc>
          <w:tcPr>
            <w:tcW w:w="1814" w:type="dxa"/>
            <w:shd w:val="clear" w:color="auto" w:fill="EDEDED"/>
            <w:tcMar>
              <w:top w:w="80" w:type="dxa"/>
              <w:left w:w="80" w:type="dxa"/>
              <w:bottom w:w="80" w:type="dxa"/>
              <w:right w:w="80" w:type="dxa"/>
            </w:tcMar>
          </w:tcPr>
          <w:p w14:paraId="5373514E" w14:textId="77777777" w:rsidR="003653A3" w:rsidRPr="00B61EB0" w:rsidRDefault="00000000">
            <w:pPr>
              <w:rPr>
                <w:lang w:val="de-DE"/>
              </w:rPr>
            </w:pPr>
            <w:r w:rsidRPr="00B61EB0">
              <w:rPr>
                <w:b/>
                <w:sz w:val="17"/>
                <w:lang w:val="de-DE"/>
              </w:rPr>
              <w:t>Subunternehmer</w:t>
            </w:r>
          </w:p>
        </w:tc>
        <w:tc>
          <w:tcPr>
            <w:tcW w:w="1701" w:type="dxa"/>
            <w:shd w:val="clear" w:color="auto" w:fill="EDEDED"/>
            <w:tcMar>
              <w:top w:w="80" w:type="dxa"/>
              <w:left w:w="80" w:type="dxa"/>
              <w:bottom w:w="80" w:type="dxa"/>
              <w:right w:w="80" w:type="dxa"/>
            </w:tcMar>
          </w:tcPr>
          <w:p w14:paraId="0A0302CB" w14:textId="77777777" w:rsidR="003653A3" w:rsidRPr="00B61EB0" w:rsidRDefault="00000000">
            <w:pPr>
              <w:rPr>
                <w:lang w:val="de-DE"/>
              </w:rPr>
            </w:pPr>
            <w:r w:rsidRPr="00B61EB0">
              <w:rPr>
                <w:b/>
                <w:sz w:val="17"/>
                <w:lang w:val="de-DE"/>
              </w:rPr>
              <w:t>Leistung</w:t>
            </w:r>
          </w:p>
        </w:tc>
        <w:tc>
          <w:tcPr>
            <w:tcW w:w="2041" w:type="dxa"/>
            <w:shd w:val="clear" w:color="auto" w:fill="EDEDED"/>
            <w:tcMar>
              <w:top w:w="80" w:type="dxa"/>
              <w:left w:w="80" w:type="dxa"/>
              <w:bottom w:w="80" w:type="dxa"/>
              <w:right w:w="80" w:type="dxa"/>
            </w:tcMar>
          </w:tcPr>
          <w:p w14:paraId="308ED6FA" w14:textId="77777777" w:rsidR="003653A3" w:rsidRPr="00B61EB0" w:rsidRDefault="00000000">
            <w:pPr>
              <w:rPr>
                <w:lang w:val="de-DE"/>
              </w:rPr>
            </w:pPr>
            <w:r w:rsidRPr="00B61EB0">
              <w:rPr>
                <w:b/>
                <w:sz w:val="17"/>
                <w:lang w:val="de-DE"/>
              </w:rPr>
              <w:t>Verarbeitete Daten</w:t>
            </w:r>
          </w:p>
        </w:tc>
        <w:tc>
          <w:tcPr>
            <w:tcW w:w="3231" w:type="dxa"/>
            <w:shd w:val="clear" w:color="auto" w:fill="EDEDED"/>
            <w:tcMar>
              <w:top w:w="80" w:type="dxa"/>
              <w:left w:w="80" w:type="dxa"/>
              <w:bottom w:w="80" w:type="dxa"/>
              <w:right w:w="80" w:type="dxa"/>
            </w:tcMar>
          </w:tcPr>
          <w:p w14:paraId="72D9F542" w14:textId="77777777" w:rsidR="003653A3" w:rsidRPr="00B61EB0" w:rsidRDefault="00000000">
            <w:pPr>
              <w:rPr>
                <w:lang w:val="de-DE"/>
              </w:rPr>
            </w:pPr>
            <w:r w:rsidRPr="00B61EB0">
              <w:rPr>
                <w:b/>
                <w:sz w:val="17"/>
                <w:lang w:val="de-DE"/>
              </w:rPr>
              <w:t>Ort / Drittlandbezug / Garantie</w:t>
            </w:r>
          </w:p>
        </w:tc>
      </w:tr>
      <w:tr w:rsidR="003653A3" w:rsidRPr="00B962A1" w14:paraId="587DCE3E" w14:textId="77777777">
        <w:trPr>
          <w:cantSplit/>
          <w:jc w:val="center"/>
        </w:trPr>
        <w:tc>
          <w:tcPr>
            <w:tcW w:w="397" w:type="dxa"/>
            <w:tcMar>
              <w:top w:w="80" w:type="dxa"/>
              <w:left w:w="80" w:type="dxa"/>
              <w:bottom w:w="80" w:type="dxa"/>
              <w:right w:w="80" w:type="dxa"/>
            </w:tcMar>
          </w:tcPr>
          <w:p w14:paraId="35B59BB5" w14:textId="77777777" w:rsidR="003653A3" w:rsidRPr="00B61EB0" w:rsidRDefault="00000000">
            <w:pPr>
              <w:spacing w:after="40"/>
              <w:rPr>
                <w:lang w:val="de-DE"/>
              </w:rPr>
            </w:pPr>
            <w:r w:rsidRPr="00B61EB0">
              <w:rPr>
                <w:sz w:val="17"/>
                <w:lang w:val="de-DE"/>
              </w:rPr>
              <w:t>1</w:t>
            </w:r>
          </w:p>
        </w:tc>
        <w:tc>
          <w:tcPr>
            <w:tcW w:w="1814" w:type="dxa"/>
            <w:tcMar>
              <w:top w:w="80" w:type="dxa"/>
              <w:left w:w="80" w:type="dxa"/>
              <w:bottom w:w="80" w:type="dxa"/>
              <w:right w:w="80" w:type="dxa"/>
            </w:tcMar>
          </w:tcPr>
          <w:p w14:paraId="13233809" w14:textId="77777777" w:rsidR="003653A3" w:rsidRPr="00B61EB0" w:rsidRDefault="00000000">
            <w:pPr>
              <w:spacing w:after="40"/>
              <w:rPr>
                <w:lang w:val="de-DE"/>
              </w:rPr>
            </w:pPr>
            <w:proofErr w:type="spellStart"/>
            <w:r>
              <w:rPr>
                <w:sz w:val="17"/>
                <w:lang w:val="de-DE"/>
              </w:rPr>
              <w:t>Supabase</w:t>
            </w:r>
            <w:proofErr w:type="spellEnd"/>
            <w:r>
              <w:rPr>
                <w:sz w:val="17"/>
                <w:lang w:val="de-DE"/>
              </w:rPr>
              <w:t>, Inc. (USA)</w:t>
            </w:r>
          </w:p>
        </w:tc>
        <w:tc>
          <w:tcPr>
            <w:tcW w:w="1701" w:type="dxa"/>
            <w:tcMar>
              <w:top w:w="80" w:type="dxa"/>
              <w:left w:w="80" w:type="dxa"/>
              <w:bottom w:w="80" w:type="dxa"/>
              <w:right w:w="80" w:type="dxa"/>
            </w:tcMar>
          </w:tcPr>
          <w:p w14:paraId="49297D79" w14:textId="77777777" w:rsidR="003653A3" w:rsidRPr="00B61EB0" w:rsidRDefault="00000000">
            <w:pPr>
              <w:spacing w:after="40"/>
              <w:rPr>
                <w:lang w:val="de-DE"/>
              </w:rPr>
            </w:pPr>
            <w:r w:rsidRPr="00B61EB0">
              <w:rPr>
                <w:sz w:val="17"/>
                <w:lang w:val="de-DE"/>
              </w:rPr>
              <w:t>PostgreSQL-Datenbank, Auth/Storage, Projektbetrieb</w:t>
            </w:r>
          </w:p>
        </w:tc>
        <w:tc>
          <w:tcPr>
            <w:tcW w:w="2041" w:type="dxa"/>
            <w:tcMar>
              <w:top w:w="80" w:type="dxa"/>
              <w:left w:w="80" w:type="dxa"/>
              <w:bottom w:w="80" w:type="dxa"/>
              <w:right w:w="80" w:type="dxa"/>
            </w:tcMar>
          </w:tcPr>
          <w:p w14:paraId="57BF5A61" w14:textId="77777777" w:rsidR="003653A3" w:rsidRPr="00B61EB0" w:rsidRDefault="00000000">
            <w:pPr>
              <w:spacing w:after="40"/>
              <w:rPr>
                <w:lang w:val="de-DE"/>
              </w:rPr>
            </w:pPr>
            <w:r w:rsidRPr="00B61EB0">
              <w:rPr>
                <w:sz w:val="17"/>
                <w:lang w:val="de-DE"/>
              </w:rPr>
              <w:t>Stamm-, Vorgangs-, Inhalts-, Nutzer- und technische Daten der Anwendung</w:t>
            </w:r>
          </w:p>
        </w:tc>
        <w:tc>
          <w:tcPr>
            <w:tcW w:w="3231" w:type="dxa"/>
            <w:tcMar>
              <w:top w:w="80" w:type="dxa"/>
              <w:left w:w="80" w:type="dxa"/>
              <w:bottom w:w="80" w:type="dxa"/>
              <w:right w:w="80" w:type="dxa"/>
            </w:tcMar>
          </w:tcPr>
          <w:p w14:paraId="62FB29C1" w14:textId="77777777" w:rsidR="003653A3" w:rsidRPr="00B61EB0" w:rsidRDefault="00000000">
            <w:pPr>
              <w:spacing w:after="40"/>
              <w:rPr>
                <w:lang w:val="de-DE"/>
              </w:rPr>
            </w:pPr>
            <w:r>
              <w:rPr>
                <w:sz w:val="17"/>
                <w:lang w:val="de-DE"/>
              </w:rPr>
              <w:t>Projektregion Frankfurt (eu-central-1); Speicherung und primäre Verarbeitung in dieser Region. Drittlandbezug über die Support- und Unterauftragskette möglich. Garantien: DPA einschließlich EU-SCC sowie Transferunterlagen des Anbieters.</w:t>
            </w:r>
          </w:p>
        </w:tc>
      </w:tr>
      <w:tr w:rsidR="003653A3" w:rsidRPr="00B962A1" w14:paraId="1EF082D3" w14:textId="77777777">
        <w:trPr>
          <w:cantSplit/>
          <w:jc w:val="center"/>
        </w:trPr>
        <w:tc>
          <w:tcPr>
            <w:tcW w:w="397" w:type="dxa"/>
            <w:tcMar>
              <w:top w:w="80" w:type="dxa"/>
              <w:left w:w="80" w:type="dxa"/>
              <w:bottom w:w="80" w:type="dxa"/>
              <w:right w:w="80" w:type="dxa"/>
            </w:tcMar>
          </w:tcPr>
          <w:p w14:paraId="6D5E0766" w14:textId="77777777" w:rsidR="003653A3" w:rsidRPr="00B61EB0" w:rsidRDefault="00000000">
            <w:pPr>
              <w:spacing w:after="40"/>
              <w:rPr>
                <w:lang w:val="de-DE"/>
              </w:rPr>
            </w:pPr>
            <w:r w:rsidRPr="00B61EB0">
              <w:rPr>
                <w:sz w:val="17"/>
                <w:lang w:val="de-DE"/>
              </w:rPr>
              <w:t>2</w:t>
            </w:r>
          </w:p>
        </w:tc>
        <w:tc>
          <w:tcPr>
            <w:tcW w:w="1814" w:type="dxa"/>
            <w:tcMar>
              <w:top w:w="80" w:type="dxa"/>
              <w:left w:w="80" w:type="dxa"/>
              <w:bottom w:w="80" w:type="dxa"/>
              <w:right w:w="80" w:type="dxa"/>
            </w:tcMar>
          </w:tcPr>
          <w:p w14:paraId="4B4EBCF4" w14:textId="77777777" w:rsidR="003653A3" w:rsidRPr="00B61EB0" w:rsidRDefault="00000000">
            <w:pPr>
              <w:spacing w:after="40"/>
              <w:rPr>
                <w:lang w:val="de-DE"/>
              </w:rPr>
            </w:pPr>
            <w:proofErr w:type="spellStart"/>
            <w:r>
              <w:rPr>
                <w:sz w:val="17"/>
                <w:lang w:val="de-DE"/>
              </w:rPr>
              <w:t>Vercel</w:t>
            </w:r>
            <w:proofErr w:type="spellEnd"/>
            <w:r>
              <w:rPr>
                <w:sz w:val="17"/>
                <w:lang w:val="de-DE"/>
              </w:rPr>
              <w:t xml:space="preserve"> Inc. (</w:t>
            </w:r>
            <w:commentRangeStart w:id="22"/>
            <w:r>
              <w:rPr>
                <w:sz w:val="17"/>
                <w:lang w:val="de-DE"/>
              </w:rPr>
              <w:t>USA</w:t>
            </w:r>
            <w:commentRangeEnd w:id="22"/>
            <w:r w:rsidR="002F39C6">
              <w:rPr>
                <w:rStyle w:val="Kommentarzeichen"/>
              </w:rPr>
              <w:commentReference w:id="22"/>
            </w:r>
            <w:r>
              <w:rPr>
                <w:sz w:val="17"/>
                <w:lang w:val="de-DE"/>
              </w:rPr>
              <w:t>)</w:t>
            </w:r>
          </w:p>
        </w:tc>
        <w:tc>
          <w:tcPr>
            <w:tcW w:w="1701" w:type="dxa"/>
            <w:tcMar>
              <w:top w:w="80" w:type="dxa"/>
              <w:left w:w="80" w:type="dxa"/>
              <w:bottom w:w="80" w:type="dxa"/>
              <w:right w:w="80" w:type="dxa"/>
            </w:tcMar>
          </w:tcPr>
          <w:p w14:paraId="26B3C1DF" w14:textId="77777777" w:rsidR="003653A3" w:rsidRPr="00B61EB0" w:rsidRDefault="00000000">
            <w:pPr>
              <w:spacing w:after="40"/>
              <w:rPr>
                <w:lang w:val="de-DE"/>
              </w:rPr>
            </w:pPr>
            <w:r w:rsidRPr="00B61EB0">
              <w:rPr>
                <w:sz w:val="17"/>
                <w:lang w:val="de-DE"/>
              </w:rPr>
              <w:t>Hosting/</w:t>
            </w:r>
            <w:proofErr w:type="spellStart"/>
            <w:r w:rsidRPr="00B61EB0">
              <w:rPr>
                <w:sz w:val="17"/>
                <w:lang w:val="de-DE"/>
              </w:rPr>
              <w:t>Compute</w:t>
            </w:r>
            <w:proofErr w:type="spellEnd"/>
            <w:r w:rsidRPr="00B61EB0">
              <w:rPr>
                <w:sz w:val="17"/>
                <w:lang w:val="de-DE"/>
              </w:rPr>
              <w:t>/CDN/</w:t>
            </w:r>
            <w:proofErr w:type="spellStart"/>
            <w:r w:rsidRPr="00B61EB0">
              <w:rPr>
                <w:sz w:val="17"/>
                <w:lang w:val="de-DE"/>
              </w:rPr>
              <w:t>Deployment</w:t>
            </w:r>
            <w:proofErr w:type="spellEnd"/>
            <w:r w:rsidRPr="00B61EB0">
              <w:rPr>
                <w:sz w:val="17"/>
                <w:lang w:val="de-DE"/>
              </w:rPr>
              <w:t xml:space="preserve"> der Anwendung</w:t>
            </w:r>
          </w:p>
        </w:tc>
        <w:tc>
          <w:tcPr>
            <w:tcW w:w="2041" w:type="dxa"/>
            <w:tcMar>
              <w:top w:w="80" w:type="dxa"/>
              <w:left w:w="80" w:type="dxa"/>
              <w:bottom w:w="80" w:type="dxa"/>
              <w:right w:w="80" w:type="dxa"/>
            </w:tcMar>
          </w:tcPr>
          <w:p w14:paraId="59214AB2" w14:textId="77777777" w:rsidR="003653A3" w:rsidRPr="00B61EB0" w:rsidRDefault="00000000">
            <w:pPr>
              <w:spacing w:after="40"/>
              <w:rPr>
                <w:lang w:val="de-DE"/>
              </w:rPr>
            </w:pPr>
            <w:r w:rsidRPr="00B61EB0">
              <w:rPr>
                <w:sz w:val="17"/>
                <w:lang w:val="de-DE"/>
              </w:rPr>
              <w:t>Transiente Request-/Response-Daten, IP-Adressen, technische Logs, ggf. Benutzer- und Inhaltsdaten während der Verarbeitung</w:t>
            </w:r>
          </w:p>
        </w:tc>
        <w:tc>
          <w:tcPr>
            <w:tcW w:w="3231" w:type="dxa"/>
            <w:tcMar>
              <w:top w:w="80" w:type="dxa"/>
              <w:left w:w="80" w:type="dxa"/>
              <w:bottom w:w="80" w:type="dxa"/>
              <w:right w:w="80" w:type="dxa"/>
            </w:tcMar>
          </w:tcPr>
          <w:p w14:paraId="6D3B81D4" w14:textId="77777777" w:rsidR="003653A3" w:rsidRPr="00B61EB0" w:rsidRDefault="00000000">
            <w:pPr>
              <w:spacing w:after="40"/>
              <w:rPr>
                <w:lang w:val="de-DE"/>
              </w:rPr>
            </w:pPr>
            <w:proofErr w:type="spellStart"/>
            <w:r>
              <w:rPr>
                <w:sz w:val="17"/>
                <w:lang w:val="de-DE"/>
              </w:rPr>
              <w:t>Vercel</w:t>
            </w:r>
            <w:proofErr w:type="spellEnd"/>
            <w:r>
              <w:rPr>
                <w:sz w:val="17"/>
                <w:lang w:val="de-DE"/>
              </w:rPr>
              <w:t xml:space="preserve"> </w:t>
            </w:r>
            <w:proofErr w:type="spellStart"/>
            <w:r>
              <w:rPr>
                <w:sz w:val="17"/>
                <w:lang w:val="de-DE"/>
              </w:rPr>
              <w:t>Functions</w:t>
            </w:r>
            <w:proofErr w:type="spellEnd"/>
            <w:r>
              <w:rPr>
                <w:sz w:val="17"/>
                <w:lang w:val="de-DE"/>
              </w:rPr>
              <w:t xml:space="preserve"> in der Region Frankfurt (fra1); CDN-Auslieferung über globale Edge-Standorte; Support und Betrieb mit möglichem Drittlandbezug. Garantien: DPA einschließlich EU-SCC sowie Zertifizierung nach dem EU-US Data Privacy Framework.</w:t>
            </w:r>
          </w:p>
        </w:tc>
      </w:tr>
      <w:tr w:rsidR="003653A3" w:rsidRPr="00B61EB0" w14:paraId="178848E4" w14:textId="77777777">
        <w:trPr>
          <w:cantSplit/>
          <w:jc w:val="center"/>
        </w:trPr>
        <w:tc>
          <w:tcPr>
            <w:tcW w:w="397" w:type="dxa"/>
            <w:tcMar>
              <w:top w:w="80" w:type="dxa"/>
              <w:left w:w="80" w:type="dxa"/>
              <w:bottom w:w="80" w:type="dxa"/>
              <w:right w:w="80" w:type="dxa"/>
            </w:tcMar>
          </w:tcPr>
          <w:p w14:paraId="0BD7A635" w14:textId="77777777" w:rsidR="003653A3" w:rsidRPr="00B61EB0" w:rsidRDefault="00000000">
            <w:pPr>
              <w:spacing w:after="40"/>
              <w:rPr>
                <w:lang w:val="de-DE"/>
              </w:rPr>
            </w:pPr>
            <w:r w:rsidRPr="00B61EB0">
              <w:rPr>
                <w:sz w:val="17"/>
                <w:lang w:val="de-DE"/>
              </w:rPr>
              <w:t>3</w:t>
            </w:r>
          </w:p>
        </w:tc>
        <w:tc>
          <w:tcPr>
            <w:tcW w:w="1814" w:type="dxa"/>
            <w:tcMar>
              <w:top w:w="80" w:type="dxa"/>
              <w:left w:w="80" w:type="dxa"/>
              <w:bottom w:w="80" w:type="dxa"/>
              <w:right w:w="80" w:type="dxa"/>
            </w:tcMar>
          </w:tcPr>
          <w:p w14:paraId="6B0FF2A7" w14:textId="77777777" w:rsidR="003653A3" w:rsidRPr="00B61EB0" w:rsidRDefault="00000000">
            <w:pPr>
              <w:spacing w:after="40"/>
              <w:rPr>
                <w:lang w:val="de-DE"/>
              </w:rPr>
            </w:pPr>
            <w:proofErr w:type="spellStart"/>
            <w:r>
              <w:rPr>
                <w:sz w:val="17"/>
                <w:lang w:val="de-DE"/>
              </w:rPr>
              <w:t>Sendinblue</w:t>
            </w:r>
            <w:proofErr w:type="spellEnd"/>
            <w:r>
              <w:rPr>
                <w:sz w:val="17"/>
                <w:lang w:val="de-DE"/>
              </w:rPr>
              <w:t xml:space="preserve"> SAS (handelnd als „</w:t>
            </w:r>
            <w:proofErr w:type="spellStart"/>
            <w:r>
              <w:rPr>
                <w:sz w:val="17"/>
                <w:lang w:val="de-DE"/>
              </w:rPr>
              <w:t>Brevo</w:t>
            </w:r>
            <w:proofErr w:type="spellEnd"/>
            <w:r>
              <w:rPr>
                <w:sz w:val="17"/>
                <w:lang w:val="de-DE"/>
              </w:rPr>
              <w:t>“), Paris, Frankreich</w:t>
            </w:r>
          </w:p>
        </w:tc>
        <w:tc>
          <w:tcPr>
            <w:tcW w:w="1701" w:type="dxa"/>
            <w:tcMar>
              <w:top w:w="80" w:type="dxa"/>
              <w:left w:w="80" w:type="dxa"/>
              <w:bottom w:w="80" w:type="dxa"/>
              <w:right w:w="80" w:type="dxa"/>
            </w:tcMar>
          </w:tcPr>
          <w:p w14:paraId="5DDCE1BC" w14:textId="77777777" w:rsidR="003653A3" w:rsidRPr="00B61EB0" w:rsidRDefault="00000000">
            <w:pPr>
              <w:spacing w:after="40"/>
              <w:rPr>
                <w:lang w:val="de-DE"/>
              </w:rPr>
            </w:pPr>
            <w:r w:rsidRPr="00B61EB0">
              <w:rPr>
                <w:sz w:val="17"/>
                <w:lang w:val="de-DE"/>
              </w:rPr>
              <w:t>Transaktionale E-Mail-Benachrichtigungen</w:t>
            </w:r>
          </w:p>
        </w:tc>
        <w:tc>
          <w:tcPr>
            <w:tcW w:w="2041" w:type="dxa"/>
            <w:tcMar>
              <w:top w:w="80" w:type="dxa"/>
              <w:left w:w="80" w:type="dxa"/>
              <w:bottom w:w="80" w:type="dxa"/>
              <w:right w:w="80" w:type="dxa"/>
            </w:tcMar>
          </w:tcPr>
          <w:p w14:paraId="7DCCC6E1" w14:textId="77777777" w:rsidR="003653A3" w:rsidRPr="00B61EB0" w:rsidRDefault="00000000">
            <w:pPr>
              <w:spacing w:after="40"/>
              <w:rPr>
                <w:lang w:val="de-DE"/>
              </w:rPr>
            </w:pPr>
            <w:r w:rsidRPr="00B61EB0">
              <w:rPr>
                <w:sz w:val="17"/>
                <w:lang w:val="de-DE"/>
              </w:rPr>
              <w:t>Empfänger-E-Mail-Adresse, Empfängername, E-Mail-Inhalt in minimierter Form, Versand- und technische Metadaten</w:t>
            </w:r>
          </w:p>
        </w:tc>
        <w:tc>
          <w:tcPr>
            <w:tcW w:w="3231" w:type="dxa"/>
            <w:tcMar>
              <w:top w:w="80" w:type="dxa"/>
              <w:left w:w="80" w:type="dxa"/>
              <w:bottom w:w="80" w:type="dxa"/>
              <w:right w:w="80" w:type="dxa"/>
            </w:tcMar>
          </w:tcPr>
          <w:p w14:paraId="33F6A0EC" w14:textId="23137EB5" w:rsidR="00D628BE" w:rsidRPr="00D628BE" w:rsidRDefault="00000000">
            <w:pPr>
              <w:spacing w:after="40"/>
              <w:rPr>
                <w:sz w:val="17"/>
                <w:lang w:val="de-DE"/>
              </w:rPr>
            </w:pPr>
            <w:r>
              <w:rPr>
                <w:sz w:val="17"/>
                <w:lang w:val="de-DE"/>
              </w:rPr>
              <w:t xml:space="preserve">Hosting in der EU (Frankreich/Belgien); Unterauftragsverarbeiter gemäß </w:t>
            </w:r>
            <w:proofErr w:type="spellStart"/>
            <w:r>
              <w:rPr>
                <w:sz w:val="17"/>
                <w:lang w:val="de-DE"/>
              </w:rPr>
              <w:t>Brevo</w:t>
            </w:r>
            <w:proofErr w:type="spellEnd"/>
            <w:r>
              <w:rPr>
                <w:sz w:val="17"/>
                <w:lang w:val="de-DE"/>
              </w:rPr>
              <w:t>-DPA/</w:t>
            </w:r>
            <w:proofErr w:type="spellStart"/>
            <w:r>
              <w:rPr>
                <w:sz w:val="17"/>
                <w:lang w:val="de-DE"/>
              </w:rPr>
              <w:t>Subprocessor</w:t>
            </w:r>
            <w:proofErr w:type="spellEnd"/>
            <w:r>
              <w:rPr>
                <w:sz w:val="17"/>
                <w:lang w:val="de-DE"/>
              </w:rPr>
              <w:t xml:space="preserve">-Liste; Drittlandbezüge (insbesondere Cloudflare, Google Cloud, Support) nur mit DPF, EU-SCC oder anderen geeigneten Garantien. Das DPA ist Bestandteil der </w:t>
            </w:r>
            <w:proofErr w:type="spellStart"/>
            <w:r>
              <w:rPr>
                <w:sz w:val="17"/>
                <w:lang w:val="de-DE"/>
              </w:rPr>
              <w:t>Brevo</w:t>
            </w:r>
            <w:proofErr w:type="spellEnd"/>
            <w:r>
              <w:rPr>
                <w:sz w:val="17"/>
                <w:lang w:val="de-DE"/>
              </w:rPr>
              <w:t>-Nutzungsbedingungen.</w:t>
            </w:r>
          </w:p>
        </w:tc>
      </w:tr>
      <w:tr w:rsidR="003653A3" w:rsidRPr="00B962A1" w14:paraId="051C5206" w14:textId="77777777">
        <w:trPr>
          <w:cantSplit/>
          <w:jc w:val="center"/>
        </w:trPr>
        <w:tc>
          <w:tcPr>
            <w:tcW w:w="397" w:type="dxa"/>
            <w:tcMar>
              <w:top w:w="80" w:type="dxa"/>
              <w:left w:w="80" w:type="dxa"/>
              <w:bottom w:w="80" w:type="dxa"/>
              <w:right w:w="80" w:type="dxa"/>
            </w:tcMar>
          </w:tcPr>
          <w:p w14:paraId="61D01AE5" w14:textId="77777777" w:rsidR="003653A3" w:rsidRPr="00B61EB0" w:rsidRDefault="00000000">
            <w:pPr>
              <w:spacing w:after="40"/>
              <w:rPr>
                <w:lang w:val="de-DE"/>
              </w:rPr>
            </w:pPr>
            <w:r>
              <w:rPr>
                <w:sz w:val="17"/>
                <w:lang w:val="de-DE"/>
              </w:rPr>
              <w:t>4</w:t>
            </w:r>
          </w:p>
        </w:tc>
        <w:tc>
          <w:tcPr>
            <w:tcW w:w="1814" w:type="dxa"/>
            <w:tcMar>
              <w:top w:w="80" w:type="dxa"/>
              <w:left w:w="80" w:type="dxa"/>
              <w:bottom w:w="80" w:type="dxa"/>
              <w:right w:w="80" w:type="dxa"/>
            </w:tcMar>
          </w:tcPr>
          <w:p w14:paraId="07A4B89C" w14:textId="77777777" w:rsidR="003653A3" w:rsidRPr="00B61EB0" w:rsidRDefault="00000000">
            <w:pPr>
              <w:spacing w:after="40"/>
              <w:rPr>
                <w:lang w:val="de-DE"/>
              </w:rPr>
            </w:pPr>
            <w:r>
              <w:rPr>
                <w:sz w:val="17"/>
                <w:lang w:val="de-DE"/>
              </w:rPr>
              <w:t>Anthropic, PBC (</w:t>
            </w:r>
            <w:commentRangeStart w:id="23"/>
            <w:r>
              <w:rPr>
                <w:sz w:val="17"/>
                <w:lang w:val="de-DE"/>
              </w:rPr>
              <w:t>USA</w:t>
            </w:r>
            <w:commentRangeEnd w:id="23"/>
            <w:r w:rsidR="002F39C6">
              <w:rPr>
                <w:rStyle w:val="Kommentarzeichen"/>
              </w:rPr>
              <w:commentReference w:id="23"/>
            </w:r>
            <w:r>
              <w:rPr>
                <w:sz w:val="17"/>
                <w:lang w:val="de-DE"/>
              </w:rPr>
              <w:t>)</w:t>
            </w:r>
          </w:p>
        </w:tc>
        <w:tc>
          <w:tcPr>
            <w:tcW w:w="1701" w:type="dxa"/>
            <w:tcMar>
              <w:top w:w="80" w:type="dxa"/>
              <w:left w:w="80" w:type="dxa"/>
              <w:bottom w:w="80" w:type="dxa"/>
              <w:right w:w="80" w:type="dxa"/>
            </w:tcMar>
          </w:tcPr>
          <w:p w14:paraId="554ADDFC" w14:textId="77777777" w:rsidR="003653A3" w:rsidRPr="00B61EB0" w:rsidRDefault="00000000">
            <w:pPr>
              <w:spacing w:after="40"/>
              <w:rPr>
                <w:lang w:val="de-DE"/>
              </w:rPr>
            </w:pPr>
            <w:r>
              <w:rPr>
                <w:sz w:val="17"/>
                <w:lang w:val="de-DE"/>
              </w:rPr>
              <w:t xml:space="preserve">KI-gestützte Entwicklungs-, Fehleranalyse- und Supportleistungen (Claude </w:t>
            </w:r>
            <w:proofErr w:type="spellStart"/>
            <w:r>
              <w:rPr>
                <w:sz w:val="17"/>
                <w:lang w:val="de-DE"/>
              </w:rPr>
              <w:t>for</w:t>
            </w:r>
            <w:proofErr w:type="spellEnd"/>
            <w:r>
              <w:rPr>
                <w:sz w:val="17"/>
                <w:lang w:val="de-DE"/>
              </w:rPr>
              <w:t xml:space="preserve"> Work / Claude Code)</w:t>
            </w:r>
          </w:p>
        </w:tc>
        <w:tc>
          <w:tcPr>
            <w:tcW w:w="2041" w:type="dxa"/>
            <w:tcMar>
              <w:top w:w="80" w:type="dxa"/>
              <w:left w:w="80" w:type="dxa"/>
              <w:bottom w:w="80" w:type="dxa"/>
              <w:right w:w="80" w:type="dxa"/>
            </w:tcMar>
          </w:tcPr>
          <w:p w14:paraId="3432F7EC" w14:textId="77777777" w:rsidR="003653A3" w:rsidRPr="00B61EB0" w:rsidRDefault="00000000">
            <w:pPr>
              <w:spacing w:after="40"/>
              <w:rPr>
                <w:lang w:val="de-DE"/>
              </w:rPr>
            </w:pPr>
            <w:r>
              <w:rPr>
                <w:sz w:val="17"/>
                <w:lang w:val="de-DE"/>
              </w:rPr>
              <w:t>Grundsätzlich keine personenbezogenen Daten des Verantwortlichen; im Einzelfall für Support oder Fehleranalyse erforderliche Inhalte (z. B. Logauszüge, Fehlermeldungen) nur in minimierter und, soweit möglich, pseudonymisierter Form</w:t>
            </w:r>
          </w:p>
        </w:tc>
        <w:tc>
          <w:tcPr>
            <w:tcW w:w="3231" w:type="dxa"/>
            <w:tcMar>
              <w:top w:w="80" w:type="dxa"/>
              <w:left w:w="80" w:type="dxa"/>
              <w:bottom w:w="80" w:type="dxa"/>
              <w:right w:w="80" w:type="dxa"/>
            </w:tcMar>
          </w:tcPr>
          <w:p w14:paraId="225DD760" w14:textId="77777777" w:rsidR="00D628BE" w:rsidRPr="00D628BE" w:rsidRDefault="00000000">
            <w:pPr>
              <w:spacing w:after="40"/>
              <w:rPr>
                <w:sz w:val="17"/>
                <w:lang w:val="de-DE"/>
              </w:rPr>
            </w:pPr>
            <w:r>
              <w:rPr>
                <w:sz w:val="17"/>
                <w:lang w:val="de-DE"/>
              </w:rPr>
              <w:t>Verarbeitung in den USA möglich. Garantien: Anthropic Commercial Terms einschließlich Data Processing Addendum und EU-SCC; kein Training von KI-Modellen mit Kundeninhalten; zusätzliche Datenminimierung und Zugriffsbeschränkung durch den Auftragsverarbeiter.</w:t>
            </w:r>
          </w:p>
        </w:tc>
      </w:tr>
    </w:tbl>
    <w:p w14:paraId="62610D6C" w14:textId="77777777" w:rsidR="003653A3" w:rsidRPr="00B61EB0" w:rsidRDefault="00000000">
      <w:pPr>
        <w:rPr>
          <w:lang w:val="de-DE"/>
        </w:rPr>
      </w:pPr>
      <w:r>
        <w:rPr>
          <w:lang w:val="de-DE"/>
        </w:rPr>
        <w:t>Weitere Dienste werden nur nach Maßgabe des § 6 (Information, Widerspruchsrecht, Ergänzung dieser Anlage) als Subunternehmer eingesetzt.</w:t>
      </w:r>
    </w:p>
    <w:p w14:paraId="7417A732" w14:textId="77777777" w:rsidR="002F39C6" w:rsidRDefault="002F39C6">
      <w:pPr>
        <w:spacing w:after="200" w:line="276" w:lineRule="auto"/>
        <w:rPr>
          <w:ins w:id="24" w:author="CKa" w:date="2026-06-15T17:35:00Z" w16du:dateUtc="2026-06-15T15:35:00Z"/>
          <w:rFonts w:asciiTheme="majorHAnsi" w:eastAsiaTheme="majorEastAsia" w:hAnsiTheme="majorHAnsi" w:cstheme="majorBidi"/>
          <w:b/>
          <w:bCs/>
          <w:color w:val="365F91" w:themeColor="accent1" w:themeShade="BF"/>
          <w:sz w:val="28"/>
          <w:szCs w:val="28"/>
          <w:lang w:val="de-DE"/>
        </w:rPr>
      </w:pPr>
      <w:ins w:id="25" w:author="CKa" w:date="2026-06-15T17:35:00Z" w16du:dateUtc="2026-06-15T15:35:00Z">
        <w:r>
          <w:rPr>
            <w:lang w:val="de-DE"/>
          </w:rPr>
          <w:br w:type="page"/>
        </w:r>
      </w:ins>
    </w:p>
    <w:p w14:paraId="404CC3B9" w14:textId="0F315F09" w:rsidR="003653A3" w:rsidRPr="00B61EB0" w:rsidRDefault="00000000">
      <w:pPr>
        <w:pStyle w:val="berschrift1"/>
        <w:spacing w:before="200" w:after="80"/>
        <w:rPr>
          <w:lang w:val="de-DE"/>
        </w:rPr>
      </w:pPr>
      <w:r w:rsidRPr="00B61EB0">
        <w:rPr>
          <w:lang w:val="de-DE"/>
        </w:rPr>
        <w:lastRenderedPageBreak/>
        <w:t>Anlage 4 – Ansprechpartner und weisungsberechtigte Personen</w:t>
      </w:r>
    </w:p>
    <w:tbl>
      <w:tblPr>
        <w:tblStyle w:val="Tabellenraste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51"/>
        <w:gridCol w:w="3288"/>
        <w:gridCol w:w="3288"/>
      </w:tblGrid>
      <w:tr w:rsidR="003653A3" w:rsidRPr="00B61EB0" w14:paraId="26C6E754" w14:textId="77777777">
        <w:trPr>
          <w:cantSplit/>
          <w:tblHeader/>
          <w:jc w:val="center"/>
        </w:trPr>
        <w:tc>
          <w:tcPr>
            <w:tcW w:w="2551" w:type="dxa"/>
            <w:shd w:val="clear" w:color="auto" w:fill="EDEDED"/>
            <w:tcMar>
              <w:top w:w="80" w:type="dxa"/>
              <w:left w:w="80" w:type="dxa"/>
              <w:bottom w:w="80" w:type="dxa"/>
              <w:right w:w="80" w:type="dxa"/>
            </w:tcMar>
          </w:tcPr>
          <w:p w14:paraId="5BFD61BA" w14:textId="77777777" w:rsidR="003653A3" w:rsidRPr="00B61EB0" w:rsidRDefault="00000000">
            <w:pPr>
              <w:rPr>
                <w:lang w:val="de-DE"/>
              </w:rPr>
            </w:pPr>
            <w:r w:rsidRPr="00B61EB0">
              <w:rPr>
                <w:b/>
                <w:sz w:val="17"/>
                <w:lang w:val="de-DE"/>
              </w:rPr>
              <w:t>Rolle</w:t>
            </w:r>
          </w:p>
        </w:tc>
        <w:tc>
          <w:tcPr>
            <w:tcW w:w="3288" w:type="dxa"/>
            <w:shd w:val="clear" w:color="auto" w:fill="EDEDED"/>
            <w:tcMar>
              <w:top w:w="80" w:type="dxa"/>
              <w:left w:w="80" w:type="dxa"/>
              <w:bottom w:w="80" w:type="dxa"/>
              <w:right w:w="80" w:type="dxa"/>
            </w:tcMar>
          </w:tcPr>
          <w:p w14:paraId="229B0E63" w14:textId="77777777" w:rsidR="003653A3" w:rsidRPr="00B61EB0" w:rsidRDefault="00000000">
            <w:pPr>
              <w:rPr>
                <w:lang w:val="de-DE"/>
              </w:rPr>
            </w:pPr>
            <w:r w:rsidRPr="00B61EB0">
              <w:rPr>
                <w:b/>
                <w:sz w:val="17"/>
                <w:lang w:val="de-DE"/>
              </w:rPr>
              <w:t>Auftragsverarbeiter</w:t>
            </w:r>
          </w:p>
        </w:tc>
        <w:tc>
          <w:tcPr>
            <w:tcW w:w="3288" w:type="dxa"/>
            <w:shd w:val="clear" w:color="auto" w:fill="EDEDED"/>
            <w:tcMar>
              <w:top w:w="80" w:type="dxa"/>
              <w:left w:w="80" w:type="dxa"/>
              <w:bottom w:w="80" w:type="dxa"/>
              <w:right w:w="80" w:type="dxa"/>
            </w:tcMar>
          </w:tcPr>
          <w:p w14:paraId="3183C26F" w14:textId="77777777" w:rsidR="003653A3" w:rsidRPr="00B61EB0" w:rsidRDefault="00000000">
            <w:pPr>
              <w:rPr>
                <w:lang w:val="de-DE"/>
              </w:rPr>
            </w:pPr>
            <w:r w:rsidRPr="00B61EB0">
              <w:rPr>
                <w:b/>
                <w:sz w:val="17"/>
                <w:lang w:val="de-DE"/>
              </w:rPr>
              <w:t>Verantwortlicher</w:t>
            </w:r>
          </w:p>
        </w:tc>
      </w:tr>
      <w:tr w:rsidR="003653A3" w:rsidRPr="00B962A1" w14:paraId="7FA799EC" w14:textId="77777777">
        <w:trPr>
          <w:cantSplit/>
          <w:jc w:val="center"/>
        </w:trPr>
        <w:tc>
          <w:tcPr>
            <w:tcW w:w="2551" w:type="dxa"/>
            <w:tcMar>
              <w:top w:w="80" w:type="dxa"/>
              <w:left w:w="80" w:type="dxa"/>
              <w:bottom w:w="80" w:type="dxa"/>
              <w:right w:w="80" w:type="dxa"/>
            </w:tcMar>
          </w:tcPr>
          <w:p w14:paraId="37A55489" w14:textId="77777777" w:rsidR="003653A3" w:rsidRPr="00B61EB0" w:rsidRDefault="00000000">
            <w:pPr>
              <w:spacing w:after="40"/>
              <w:rPr>
                <w:lang w:val="de-DE"/>
              </w:rPr>
            </w:pPr>
            <w:r w:rsidRPr="00B61EB0">
              <w:rPr>
                <w:sz w:val="17"/>
                <w:lang w:val="de-DE"/>
              </w:rPr>
              <w:t>Weisungsberechtigt</w:t>
            </w:r>
          </w:p>
        </w:tc>
        <w:tc>
          <w:tcPr>
            <w:tcW w:w="3288" w:type="dxa"/>
            <w:tcMar>
              <w:top w:w="80" w:type="dxa"/>
              <w:left w:w="80" w:type="dxa"/>
              <w:bottom w:w="80" w:type="dxa"/>
              <w:right w:w="80" w:type="dxa"/>
            </w:tcMar>
          </w:tcPr>
          <w:p w14:paraId="5CA8EF7F" w14:textId="77777777" w:rsidR="003653A3" w:rsidRPr="00B61EB0" w:rsidRDefault="00000000">
            <w:pPr>
              <w:spacing w:after="40"/>
              <w:rPr>
                <w:lang w:val="de-DE"/>
              </w:rPr>
            </w:pPr>
            <w:r w:rsidRPr="00B61EB0">
              <w:rPr>
                <w:sz w:val="17"/>
                <w:lang w:val="de-DE"/>
              </w:rPr>
              <w:t>—</w:t>
            </w:r>
          </w:p>
        </w:tc>
        <w:tc>
          <w:tcPr>
            <w:tcW w:w="3288" w:type="dxa"/>
            <w:tcMar>
              <w:top w:w="80" w:type="dxa"/>
              <w:left w:w="80" w:type="dxa"/>
              <w:bottom w:w="80" w:type="dxa"/>
              <w:right w:w="80" w:type="dxa"/>
            </w:tcMar>
          </w:tcPr>
          <w:p w14:paraId="57F8D246" w14:textId="77777777" w:rsidR="003653A3" w:rsidRPr="00B61EB0" w:rsidRDefault="00000000">
            <w:pPr>
              <w:spacing w:after="40"/>
              <w:rPr>
                <w:lang w:val="de-DE"/>
              </w:rPr>
            </w:pPr>
            <w:r w:rsidRPr="00B61EB0">
              <w:rPr>
                <w:sz w:val="17"/>
                <w:lang w:val="de-DE"/>
              </w:rPr>
              <w:t>[● Name, Funktion, E-Mail, Telefon]</w:t>
            </w:r>
          </w:p>
        </w:tc>
      </w:tr>
      <w:tr w:rsidR="003653A3" w:rsidRPr="00B61EB0" w14:paraId="039F48DF" w14:textId="77777777">
        <w:trPr>
          <w:cantSplit/>
          <w:jc w:val="center"/>
        </w:trPr>
        <w:tc>
          <w:tcPr>
            <w:tcW w:w="2551" w:type="dxa"/>
            <w:tcMar>
              <w:top w:w="80" w:type="dxa"/>
              <w:left w:w="80" w:type="dxa"/>
              <w:bottom w:w="80" w:type="dxa"/>
              <w:right w:w="80" w:type="dxa"/>
            </w:tcMar>
          </w:tcPr>
          <w:p w14:paraId="5BC8F269" w14:textId="77777777" w:rsidR="003653A3" w:rsidRPr="00B61EB0" w:rsidRDefault="00000000">
            <w:pPr>
              <w:spacing w:after="40"/>
              <w:rPr>
                <w:lang w:val="de-DE"/>
              </w:rPr>
            </w:pPr>
            <w:r w:rsidRPr="00B61EB0">
              <w:rPr>
                <w:sz w:val="17"/>
                <w:lang w:val="de-DE"/>
              </w:rPr>
              <w:t>Weisungsempfänger</w:t>
            </w:r>
          </w:p>
        </w:tc>
        <w:tc>
          <w:tcPr>
            <w:tcW w:w="3288" w:type="dxa"/>
            <w:tcMar>
              <w:top w:w="80" w:type="dxa"/>
              <w:left w:w="80" w:type="dxa"/>
              <w:bottom w:w="80" w:type="dxa"/>
              <w:right w:w="80" w:type="dxa"/>
            </w:tcMar>
          </w:tcPr>
          <w:p w14:paraId="470893C4" w14:textId="77777777" w:rsidR="003653A3" w:rsidRPr="00B61EB0" w:rsidRDefault="00000000">
            <w:pPr>
              <w:spacing w:after="40"/>
              <w:rPr>
                <w:lang w:val="de-DE"/>
              </w:rPr>
            </w:pPr>
            <w:r w:rsidRPr="00B61EB0">
              <w:rPr>
                <w:sz w:val="17"/>
                <w:lang w:val="de-DE"/>
              </w:rPr>
              <w:t>[● Name, Funktion, E-Mail, Telefon]</w:t>
            </w:r>
          </w:p>
        </w:tc>
        <w:tc>
          <w:tcPr>
            <w:tcW w:w="3288" w:type="dxa"/>
            <w:tcMar>
              <w:top w:w="80" w:type="dxa"/>
              <w:left w:w="80" w:type="dxa"/>
              <w:bottom w:w="80" w:type="dxa"/>
              <w:right w:w="80" w:type="dxa"/>
            </w:tcMar>
          </w:tcPr>
          <w:p w14:paraId="2F199614" w14:textId="77777777" w:rsidR="003653A3" w:rsidRPr="00B61EB0" w:rsidRDefault="00000000">
            <w:pPr>
              <w:spacing w:after="40"/>
              <w:rPr>
                <w:lang w:val="de-DE"/>
              </w:rPr>
            </w:pPr>
            <w:r w:rsidRPr="00B61EB0">
              <w:rPr>
                <w:sz w:val="17"/>
                <w:lang w:val="de-DE"/>
              </w:rPr>
              <w:t>—</w:t>
            </w:r>
          </w:p>
        </w:tc>
      </w:tr>
      <w:tr w:rsidR="003653A3" w:rsidRPr="00B61EB0" w14:paraId="3EF670A2" w14:textId="77777777">
        <w:trPr>
          <w:cantSplit/>
          <w:jc w:val="center"/>
        </w:trPr>
        <w:tc>
          <w:tcPr>
            <w:tcW w:w="2551" w:type="dxa"/>
            <w:tcMar>
              <w:top w:w="80" w:type="dxa"/>
              <w:left w:w="80" w:type="dxa"/>
              <w:bottom w:w="80" w:type="dxa"/>
              <w:right w:w="80" w:type="dxa"/>
            </w:tcMar>
          </w:tcPr>
          <w:p w14:paraId="10BB510E" w14:textId="77777777" w:rsidR="003653A3" w:rsidRPr="00B61EB0" w:rsidRDefault="00000000">
            <w:pPr>
              <w:spacing w:after="40"/>
              <w:rPr>
                <w:lang w:val="de-DE"/>
              </w:rPr>
            </w:pPr>
            <w:r w:rsidRPr="00B61EB0">
              <w:rPr>
                <w:sz w:val="17"/>
                <w:lang w:val="de-DE"/>
              </w:rPr>
              <w:t>Datenschutzkoordination / Datenschutzbeauftragter</w:t>
            </w:r>
          </w:p>
        </w:tc>
        <w:tc>
          <w:tcPr>
            <w:tcW w:w="3288" w:type="dxa"/>
            <w:tcMar>
              <w:top w:w="80" w:type="dxa"/>
              <w:left w:w="80" w:type="dxa"/>
              <w:bottom w:w="80" w:type="dxa"/>
              <w:right w:w="80" w:type="dxa"/>
            </w:tcMar>
          </w:tcPr>
          <w:p w14:paraId="7D2148D8" w14:textId="77777777" w:rsidR="003653A3" w:rsidRPr="00B61EB0" w:rsidRDefault="00000000">
            <w:pPr>
              <w:spacing w:after="40"/>
              <w:rPr>
                <w:lang w:val="de-DE"/>
              </w:rPr>
            </w:pPr>
            <w:r w:rsidRPr="00B61EB0">
              <w:rPr>
                <w:sz w:val="17"/>
                <w:lang w:val="de-DE"/>
              </w:rPr>
              <w:t>[● falls bestellt; sonst Datenschutzkontakt]</w:t>
            </w:r>
          </w:p>
        </w:tc>
        <w:tc>
          <w:tcPr>
            <w:tcW w:w="3288" w:type="dxa"/>
            <w:tcMar>
              <w:top w:w="80" w:type="dxa"/>
              <w:left w:w="80" w:type="dxa"/>
              <w:bottom w:w="80" w:type="dxa"/>
              <w:right w:w="80" w:type="dxa"/>
            </w:tcMar>
          </w:tcPr>
          <w:p w14:paraId="00F4809B" w14:textId="77777777" w:rsidR="003653A3" w:rsidRPr="00B61EB0" w:rsidRDefault="00000000">
            <w:pPr>
              <w:spacing w:after="40"/>
              <w:rPr>
                <w:lang w:val="de-DE"/>
              </w:rPr>
            </w:pPr>
            <w:r w:rsidRPr="00B61EB0">
              <w:rPr>
                <w:sz w:val="17"/>
                <w:lang w:val="de-DE"/>
              </w:rPr>
              <w:t xml:space="preserve">[● DSB / Datenschutzkontakt </w:t>
            </w:r>
            <w:proofErr w:type="spellStart"/>
            <w:r w:rsidRPr="00B61EB0">
              <w:rPr>
                <w:sz w:val="17"/>
                <w:lang w:val="de-DE"/>
              </w:rPr>
              <w:t>Wackenhut</w:t>
            </w:r>
            <w:proofErr w:type="spellEnd"/>
            <w:r w:rsidRPr="00B61EB0">
              <w:rPr>
                <w:sz w:val="17"/>
                <w:lang w:val="de-DE"/>
              </w:rPr>
              <w:t>]</w:t>
            </w:r>
          </w:p>
        </w:tc>
      </w:tr>
      <w:tr w:rsidR="003653A3" w:rsidRPr="00B61EB0" w14:paraId="07451018" w14:textId="77777777">
        <w:trPr>
          <w:cantSplit/>
          <w:jc w:val="center"/>
        </w:trPr>
        <w:tc>
          <w:tcPr>
            <w:tcW w:w="2551" w:type="dxa"/>
            <w:tcMar>
              <w:top w:w="80" w:type="dxa"/>
              <w:left w:w="80" w:type="dxa"/>
              <w:bottom w:w="80" w:type="dxa"/>
              <w:right w:w="80" w:type="dxa"/>
            </w:tcMar>
          </w:tcPr>
          <w:p w14:paraId="0F4BC4C8" w14:textId="77777777" w:rsidR="003653A3" w:rsidRPr="00B61EB0" w:rsidRDefault="00000000">
            <w:pPr>
              <w:spacing w:after="40"/>
              <w:rPr>
                <w:lang w:val="de-DE"/>
              </w:rPr>
            </w:pPr>
            <w:r w:rsidRPr="00B61EB0">
              <w:rPr>
                <w:sz w:val="17"/>
                <w:lang w:val="de-DE"/>
              </w:rPr>
              <w:t>Meldungen nach § 10</w:t>
            </w:r>
          </w:p>
        </w:tc>
        <w:tc>
          <w:tcPr>
            <w:tcW w:w="3288" w:type="dxa"/>
            <w:tcMar>
              <w:top w:w="80" w:type="dxa"/>
              <w:left w:w="80" w:type="dxa"/>
              <w:bottom w:w="80" w:type="dxa"/>
              <w:right w:w="80" w:type="dxa"/>
            </w:tcMar>
          </w:tcPr>
          <w:p w14:paraId="68C8E7FF" w14:textId="77777777" w:rsidR="003653A3" w:rsidRPr="00B61EB0" w:rsidRDefault="00000000">
            <w:pPr>
              <w:spacing w:after="40"/>
              <w:rPr>
                <w:lang w:val="de-DE"/>
              </w:rPr>
            </w:pPr>
            <w:r w:rsidRPr="00B61EB0">
              <w:rPr>
                <w:sz w:val="17"/>
                <w:lang w:val="de-DE"/>
              </w:rPr>
              <w:t>[● Sicherheitskontakt, E-Mail, Telefon; ggf. 24/7-Eskalation]</w:t>
            </w:r>
          </w:p>
        </w:tc>
        <w:tc>
          <w:tcPr>
            <w:tcW w:w="3288" w:type="dxa"/>
            <w:tcMar>
              <w:top w:w="80" w:type="dxa"/>
              <w:left w:w="80" w:type="dxa"/>
              <w:bottom w:w="80" w:type="dxa"/>
              <w:right w:w="80" w:type="dxa"/>
            </w:tcMar>
          </w:tcPr>
          <w:p w14:paraId="7E791C71" w14:textId="77777777" w:rsidR="003653A3" w:rsidRPr="00B61EB0" w:rsidRDefault="00000000">
            <w:pPr>
              <w:spacing w:after="40"/>
              <w:rPr>
                <w:lang w:val="de-DE"/>
              </w:rPr>
            </w:pPr>
            <w:r w:rsidRPr="00B61EB0">
              <w:rPr>
                <w:sz w:val="17"/>
                <w:lang w:val="de-DE"/>
              </w:rPr>
              <w:t>[● Datenschutz-/Sicherheitskontakt]</w:t>
            </w:r>
          </w:p>
        </w:tc>
      </w:tr>
      <w:tr w:rsidR="003653A3" w:rsidRPr="00B61EB0" w14:paraId="22B95BDC" w14:textId="77777777">
        <w:trPr>
          <w:cantSplit/>
          <w:jc w:val="center"/>
        </w:trPr>
        <w:tc>
          <w:tcPr>
            <w:tcW w:w="2551" w:type="dxa"/>
            <w:tcMar>
              <w:top w:w="80" w:type="dxa"/>
              <w:left w:w="80" w:type="dxa"/>
              <w:bottom w:w="80" w:type="dxa"/>
              <w:right w:w="80" w:type="dxa"/>
            </w:tcMar>
          </w:tcPr>
          <w:p w14:paraId="7F87118D" w14:textId="77777777" w:rsidR="003653A3" w:rsidRPr="00B61EB0" w:rsidRDefault="00000000">
            <w:pPr>
              <w:spacing w:after="40"/>
              <w:rPr>
                <w:lang w:val="de-DE"/>
              </w:rPr>
            </w:pPr>
            <w:r w:rsidRPr="00B61EB0">
              <w:rPr>
                <w:sz w:val="17"/>
                <w:lang w:val="de-DE"/>
              </w:rPr>
              <w:t>Technischer Betrieb / Support</w:t>
            </w:r>
          </w:p>
        </w:tc>
        <w:tc>
          <w:tcPr>
            <w:tcW w:w="3288" w:type="dxa"/>
            <w:tcMar>
              <w:top w:w="80" w:type="dxa"/>
              <w:left w:w="80" w:type="dxa"/>
              <w:bottom w:w="80" w:type="dxa"/>
              <w:right w:w="80" w:type="dxa"/>
            </w:tcMar>
          </w:tcPr>
          <w:p w14:paraId="7BB94E32" w14:textId="77777777" w:rsidR="003653A3" w:rsidRPr="00B61EB0" w:rsidRDefault="00000000">
            <w:pPr>
              <w:spacing w:after="40"/>
              <w:rPr>
                <w:lang w:val="de-DE"/>
              </w:rPr>
            </w:pPr>
            <w:r w:rsidRPr="00B61EB0">
              <w:rPr>
                <w:sz w:val="17"/>
                <w:lang w:val="de-DE"/>
              </w:rPr>
              <w:t>[● Supportkontakt]</w:t>
            </w:r>
          </w:p>
        </w:tc>
        <w:tc>
          <w:tcPr>
            <w:tcW w:w="3288" w:type="dxa"/>
            <w:tcMar>
              <w:top w:w="80" w:type="dxa"/>
              <w:left w:w="80" w:type="dxa"/>
              <w:bottom w:w="80" w:type="dxa"/>
              <w:right w:w="80" w:type="dxa"/>
            </w:tcMar>
          </w:tcPr>
          <w:p w14:paraId="0EF9DDA9" w14:textId="77777777" w:rsidR="003653A3" w:rsidRPr="00B61EB0" w:rsidRDefault="00000000">
            <w:pPr>
              <w:spacing w:after="40"/>
              <w:rPr>
                <w:lang w:val="de-DE"/>
              </w:rPr>
            </w:pPr>
            <w:r w:rsidRPr="00B61EB0">
              <w:rPr>
                <w:sz w:val="17"/>
                <w:lang w:val="de-DE"/>
              </w:rPr>
              <w:t>[● Fachlicher Ansprechpartner]</w:t>
            </w:r>
          </w:p>
        </w:tc>
      </w:tr>
    </w:tbl>
    <w:p w14:paraId="3C05DAFE" w14:textId="77777777" w:rsidR="003D6A13" w:rsidRPr="00B61EB0" w:rsidRDefault="003D6A13">
      <w:pPr>
        <w:rPr>
          <w:lang w:val="de-DE"/>
        </w:rPr>
      </w:pPr>
    </w:p>
    <w:sectPr w:rsidR="003D6A13" w:rsidRPr="00B61EB0" w:rsidSect="00034616">
      <w:headerReference w:type="default" r:id="rId12"/>
      <w:footerReference w:type="default" r:id="rId13"/>
      <w:pgSz w:w="12240" w:h="15840"/>
      <w:pgMar w:top="964" w:right="1134" w:bottom="96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Ka" w:date="2026-06-15T17:07:00Z" w:initials="KC">
    <w:p w14:paraId="34499769" w14:textId="77777777" w:rsidR="00B962A1" w:rsidRDefault="00B962A1" w:rsidP="00B962A1">
      <w:pPr>
        <w:pStyle w:val="Kommentartext"/>
      </w:pPr>
      <w:r>
        <w:rPr>
          <w:rStyle w:val="Kommentarzeichen"/>
        </w:rPr>
        <w:annotationRef/>
      </w:r>
      <w:r>
        <w:rPr>
          <w:lang w:val="de-DE"/>
        </w:rPr>
        <w:t>Das kann doch raus. Wir hatte der KI die Frage gestellt, ob die Begriffe korrekt sind, aber wir brauchen im text keine Zusicherung dessen.</w:t>
      </w:r>
    </w:p>
  </w:comment>
  <w:comment w:id="3" w:author="CKa" w:date="2026-06-15T17:12:00Z" w:initials="KC">
    <w:p w14:paraId="2467A890" w14:textId="77777777" w:rsidR="000409CC" w:rsidRDefault="000409CC" w:rsidP="000409CC">
      <w:pPr>
        <w:pStyle w:val="Kommentartext"/>
      </w:pPr>
      <w:r>
        <w:rPr>
          <w:rStyle w:val="Kommentarzeichen"/>
        </w:rPr>
        <w:annotationRef/>
      </w:r>
      <w:r>
        <w:rPr>
          <w:lang w:val="de-DE"/>
        </w:rPr>
        <w:t>Warum ist das notwendig? aus datenschutzrechtlichen Gründen? Ich würde es rausnehmen, wenn nicht unbedingt notwendig. Uns ist es egal, wer die Software beim Kunden nutzt. Wir gehen davon aus, dass er sie Dritten nicht zur Verfügung stellt (ggf. im Hauptvertrag ausschließen).</w:t>
      </w:r>
    </w:p>
    <w:p w14:paraId="37BA59D4" w14:textId="77777777" w:rsidR="000409CC" w:rsidRDefault="000409CC" w:rsidP="000409CC">
      <w:pPr>
        <w:pStyle w:val="Kommentartext"/>
      </w:pPr>
    </w:p>
    <w:p w14:paraId="0C34B08D" w14:textId="77777777" w:rsidR="000409CC" w:rsidRDefault="000409CC" w:rsidP="000409CC">
      <w:pPr>
        <w:pStyle w:val="Kommentartext"/>
      </w:pPr>
      <w:r>
        <w:rPr>
          <w:lang w:val="de-DE"/>
        </w:rPr>
        <w:t>Datenschutzbeziehung zwischen Auftraggeber und uns ist mit diesem Vertrag eindeutig geregelt.</w:t>
      </w:r>
    </w:p>
  </w:comment>
  <w:comment w:id="9" w:author="CKa" w:date="2026-06-15T17:24:00Z" w:initials="KC">
    <w:p w14:paraId="1DA3A983" w14:textId="77777777" w:rsidR="00F93F0B" w:rsidRDefault="00F93F0B" w:rsidP="00F93F0B">
      <w:pPr>
        <w:pStyle w:val="Kommentartext"/>
      </w:pPr>
      <w:r>
        <w:rPr>
          <w:rStyle w:val="Kommentarzeichen"/>
        </w:rPr>
        <w:annotationRef/>
      </w:r>
      <w:r>
        <w:rPr>
          <w:lang w:val="de-DE"/>
        </w:rPr>
        <w:t>Brauchen wir Vercel für eine wackenhut Anwendung noch. Können wir nicht auf eine für dieses Vorhaben angelegte Domain (des Kunden) gehen?</w:t>
      </w:r>
    </w:p>
  </w:comment>
  <w:comment w:id="14" w:author="CKa" w:date="2026-06-15T17:41:00Z" w:initials="KC">
    <w:p w14:paraId="39255BA4" w14:textId="77777777" w:rsidR="00733F3C" w:rsidRDefault="00733F3C" w:rsidP="00733F3C">
      <w:pPr>
        <w:pStyle w:val="Kommentartext"/>
      </w:pPr>
      <w:r>
        <w:rPr>
          <w:rStyle w:val="Kommentarzeichen"/>
        </w:rPr>
        <w:annotationRef/>
      </w:r>
      <w:r>
        <w:rPr>
          <w:lang w:val="de-DE"/>
        </w:rPr>
        <w:t>Das sind alles Funktionen, die die Subs von uns ermöglichen müssten- Haben wir das geprüft?</w:t>
      </w:r>
    </w:p>
  </w:comment>
  <w:comment w:id="16" w:author="CKa" w:date="2026-06-15T17:42:00Z" w:initials="KC">
    <w:p w14:paraId="0BF1AEF2" w14:textId="77777777" w:rsidR="00733F3C" w:rsidRDefault="00733F3C" w:rsidP="00733F3C">
      <w:pPr>
        <w:pStyle w:val="Kommentartext"/>
      </w:pPr>
      <w:r>
        <w:rPr>
          <w:rStyle w:val="Kommentarzeichen"/>
        </w:rPr>
        <w:annotationRef/>
      </w:r>
      <w:r>
        <w:rPr>
          <w:lang w:val="de-DE"/>
        </w:rPr>
        <w:t>Was beudetet das grün markierte? Vo wem geprüft?</w:t>
      </w:r>
    </w:p>
  </w:comment>
  <w:comment w:id="22" w:author="CKa" w:date="2026-06-15T17:36:00Z" w:initials="KC">
    <w:p w14:paraId="7705A2DD" w14:textId="212AD2C5" w:rsidR="002F39C6" w:rsidRDefault="002F39C6" w:rsidP="002F39C6">
      <w:pPr>
        <w:pStyle w:val="Kommentartext"/>
      </w:pPr>
      <w:r>
        <w:rPr>
          <w:rStyle w:val="Kommentarzeichen"/>
        </w:rPr>
        <w:annotationRef/>
      </w:r>
      <w:r>
        <w:rPr>
          <w:lang w:val="de-DE"/>
        </w:rPr>
        <w:t>Brauchen wir den noch, siehe oben?</w:t>
      </w:r>
    </w:p>
  </w:comment>
  <w:comment w:id="23" w:author="CKa" w:date="2026-06-15T17:38:00Z" w:initials="KC">
    <w:p w14:paraId="3FC95C4A" w14:textId="77777777" w:rsidR="002F39C6" w:rsidRDefault="002F39C6" w:rsidP="002F39C6">
      <w:pPr>
        <w:pStyle w:val="Kommentartext"/>
      </w:pPr>
      <w:r>
        <w:rPr>
          <w:rStyle w:val="Kommentarzeichen"/>
        </w:rPr>
        <w:annotationRef/>
      </w:r>
      <w:r>
        <w:rPr>
          <w:lang w:val="de-DE"/>
        </w:rPr>
        <w:t>Nur anthropic für KI oder vorsichtshalber OpenAI mit reinnehmen als Ausweichmöglichkeit bei starken Preiserhöhungen Anthropic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499769" w15:done="0"/>
  <w15:commentEx w15:paraId="0C34B08D" w15:done="0"/>
  <w15:commentEx w15:paraId="1DA3A983" w15:done="0"/>
  <w15:commentEx w15:paraId="39255BA4" w15:done="0"/>
  <w15:commentEx w15:paraId="0BF1AEF2" w15:done="0"/>
  <w15:commentEx w15:paraId="7705A2DD" w15:done="0"/>
  <w15:commentEx w15:paraId="3FC95C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F0909" w16cex:dateUtc="2026-06-15T15:07:00Z"/>
  <w16cex:commentExtensible w16cex:durableId="54DBA1BB" w16cex:dateUtc="2026-06-15T15:12:00Z"/>
  <w16cex:commentExtensible w16cex:durableId="4C1E921E" w16cex:dateUtc="2026-06-15T15:24:00Z"/>
  <w16cex:commentExtensible w16cex:durableId="0974A5E5" w16cex:dateUtc="2026-06-15T15:41:00Z"/>
  <w16cex:commentExtensible w16cex:durableId="5CB06FBA" w16cex:dateUtc="2026-06-15T15:42:00Z"/>
  <w16cex:commentExtensible w16cex:durableId="6BA2F033" w16cex:dateUtc="2026-06-15T15:36:00Z"/>
  <w16cex:commentExtensible w16cex:durableId="7B3026BF" w16cex:dateUtc="2026-06-15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499769" w16cid:durableId="098F0909"/>
  <w16cid:commentId w16cid:paraId="0C34B08D" w16cid:durableId="54DBA1BB"/>
  <w16cid:commentId w16cid:paraId="1DA3A983" w16cid:durableId="4C1E921E"/>
  <w16cid:commentId w16cid:paraId="39255BA4" w16cid:durableId="0974A5E5"/>
  <w16cid:commentId w16cid:paraId="0BF1AEF2" w16cid:durableId="5CB06FBA"/>
  <w16cid:commentId w16cid:paraId="7705A2DD" w16cid:durableId="6BA2F033"/>
  <w16cid:commentId w16cid:paraId="3FC95C4A" w16cid:durableId="7B3026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9A6C9" w14:textId="77777777" w:rsidR="00151434" w:rsidRDefault="00151434">
      <w:pPr>
        <w:spacing w:after="0" w:line="240" w:lineRule="auto"/>
      </w:pPr>
      <w:r>
        <w:separator/>
      </w:r>
    </w:p>
  </w:endnote>
  <w:endnote w:type="continuationSeparator" w:id="0">
    <w:p w14:paraId="0D6DBA5F" w14:textId="77777777" w:rsidR="00151434" w:rsidRDefault="00151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2BD1" w14:textId="77777777" w:rsidR="003653A3" w:rsidRDefault="00000000">
    <w:pPr>
      <w:pStyle w:val="Fuzeile"/>
      <w:jc w:val="center"/>
    </w:pPr>
    <w:proofErr w:type="spellStart"/>
    <w:r>
      <w:rPr>
        <w:sz w:val="16"/>
      </w:rPr>
      <w:t>Seite</w:t>
    </w:r>
    <w:proofErr w:type="spellEnd"/>
    <w:r>
      <w:rPr>
        <w:sz w:val="16"/>
      </w:rPr>
      <w:t xml:space="preserve"> </w:t>
    </w:r>
    <w:r>
      <w:rPr>
        <w:sz w:val="16"/>
      </w:rPr>
      <w:fldChar w:fldCharType="begin"/>
    </w:r>
    <w:r>
      <w:rPr>
        <w:sz w:val="16"/>
      </w:rPr>
      <w:instrText>PAGE</w:instrText>
    </w:r>
    <w:r>
      <w:rPr>
        <w:sz w:val="16"/>
      </w:rPr>
      <w:fldChar w:fldCharType="separate"/>
    </w:r>
    <w:r w:rsidR="00A20F25">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158E" w14:textId="77777777" w:rsidR="00151434" w:rsidRDefault="00151434">
      <w:pPr>
        <w:spacing w:after="0" w:line="240" w:lineRule="auto"/>
      </w:pPr>
      <w:r>
        <w:separator/>
      </w:r>
    </w:p>
  </w:footnote>
  <w:footnote w:type="continuationSeparator" w:id="0">
    <w:p w14:paraId="5A3D112D" w14:textId="77777777" w:rsidR="00151434" w:rsidRDefault="00151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C85CE" w14:textId="77777777" w:rsidR="003653A3" w:rsidRDefault="00000000">
    <w:pPr>
      <w:pStyle w:val="Kopfzeile"/>
      <w:jc w:val="center"/>
    </w:pPr>
    <w:proofErr w:type="spellStart"/>
    <w:r>
      <w:rPr>
        <w:sz w:val="16"/>
      </w:rPr>
      <w:t>Auftragsverarbeitungsvertrag</w:t>
    </w:r>
    <w:proofErr w:type="spellEnd"/>
    <w:r>
      <w:rPr>
        <w:sz w:val="16"/>
      </w:rPr>
      <w:t xml:space="preserve"> – </w:t>
    </w:r>
    <w:proofErr w:type="spellStart"/>
    <w:r>
      <w:rPr>
        <w:sz w:val="16"/>
      </w:rPr>
      <w:t>AutohausAutomation</w:t>
    </w:r>
    <w:proofErr w:type="spellEnd"/>
    <w:r>
      <w:rPr>
        <w:sz w:val="16"/>
      </w:rPr>
      <w:t xml:space="preserve"> / Wackenhut – Stand 12.06.2026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92258961">
    <w:abstractNumId w:val="8"/>
  </w:num>
  <w:num w:numId="2" w16cid:durableId="1197541666">
    <w:abstractNumId w:val="6"/>
  </w:num>
  <w:num w:numId="3" w16cid:durableId="905726524">
    <w:abstractNumId w:val="5"/>
  </w:num>
  <w:num w:numId="4" w16cid:durableId="1240408593">
    <w:abstractNumId w:val="4"/>
  </w:num>
  <w:num w:numId="5" w16cid:durableId="1611232448">
    <w:abstractNumId w:val="7"/>
  </w:num>
  <w:num w:numId="6" w16cid:durableId="1700164148">
    <w:abstractNumId w:val="3"/>
  </w:num>
  <w:num w:numId="7" w16cid:durableId="379325044">
    <w:abstractNumId w:val="2"/>
  </w:num>
  <w:num w:numId="8" w16cid:durableId="1669360375">
    <w:abstractNumId w:val="1"/>
  </w:num>
  <w:num w:numId="9" w16cid:durableId="16647006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Ka">
    <w15:presenceInfo w15:providerId="None" w15:userId="C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9CC"/>
    <w:rsid w:val="00044DD6"/>
    <w:rsid w:val="0006063C"/>
    <w:rsid w:val="000A6546"/>
    <w:rsid w:val="000D3B03"/>
    <w:rsid w:val="0015074B"/>
    <w:rsid w:val="00151434"/>
    <w:rsid w:val="00170DF8"/>
    <w:rsid w:val="00172F28"/>
    <w:rsid w:val="00291ACF"/>
    <w:rsid w:val="0029639D"/>
    <w:rsid w:val="002E6BA2"/>
    <w:rsid w:val="002F39C6"/>
    <w:rsid w:val="00326F90"/>
    <w:rsid w:val="0036133C"/>
    <w:rsid w:val="003653A3"/>
    <w:rsid w:val="003D6A13"/>
    <w:rsid w:val="00470392"/>
    <w:rsid w:val="0048281E"/>
    <w:rsid w:val="004A0FC4"/>
    <w:rsid w:val="004C40F2"/>
    <w:rsid w:val="004D70B3"/>
    <w:rsid w:val="004E1019"/>
    <w:rsid w:val="005772B6"/>
    <w:rsid w:val="00620DFD"/>
    <w:rsid w:val="006718CB"/>
    <w:rsid w:val="00733F3C"/>
    <w:rsid w:val="007858CE"/>
    <w:rsid w:val="007D708A"/>
    <w:rsid w:val="00856757"/>
    <w:rsid w:val="00887636"/>
    <w:rsid w:val="00912AC2"/>
    <w:rsid w:val="00921A9A"/>
    <w:rsid w:val="00931536"/>
    <w:rsid w:val="00953201"/>
    <w:rsid w:val="00964EDD"/>
    <w:rsid w:val="00A10546"/>
    <w:rsid w:val="00A20F25"/>
    <w:rsid w:val="00A928D3"/>
    <w:rsid w:val="00A96D1C"/>
    <w:rsid w:val="00AA1D8D"/>
    <w:rsid w:val="00AC0CA0"/>
    <w:rsid w:val="00AF7581"/>
    <w:rsid w:val="00B47730"/>
    <w:rsid w:val="00B61EB0"/>
    <w:rsid w:val="00B63362"/>
    <w:rsid w:val="00B962A1"/>
    <w:rsid w:val="00BA3B15"/>
    <w:rsid w:val="00CB0664"/>
    <w:rsid w:val="00D37FB8"/>
    <w:rsid w:val="00D628BE"/>
    <w:rsid w:val="00D64395"/>
    <w:rsid w:val="00D91882"/>
    <w:rsid w:val="00E610B0"/>
    <w:rsid w:val="00E76538"/>
    <w:rsid w:val="00EE5DC3"/>
    <w:rsid w:val="00EF1332"/>
    <w:rsid w:val="00F93F0B"/>
    <w:rsid w:val="00FC693F"/>
    <w:rsid w:val="00FD1B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7DD77"/>
  <w14:defaultImageDpi w14:val="300"/>
  <w15:docId w15:val="{C7101CFC-F356-8943-89E9-1322325E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Calibri" w:eastAsia="Calibri" w:hAnsi="Calibri"/>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921A9A"/>
    <w:rPr>
      <w:sz w:val="16"/>
      <w:szCs w:val="16"/>
    </w:rPr>
  </w:style>
  <w:style w:type="paragraph" w:styleId="Kommentartext">
    <w:name w:val="annotation text"/>
    <w:basedOn w:val="Standard"/>
    <w:link w:val="KommentartextZchn"/>
    <w:uiPriority w:val="99"/>
    <w:unhideWhenUsed/>
    <w:rsid w:val="00921A9A"/>
    <w:pPr>
      <w:spacing w:line="240" w:lineRule="auto"/>
    </w:pPr>
    <w:rPr>
      <w:szCs w:val="20"/>
    </w:rPr>
  </w:style>
  <w:style w:type="character" w:customStyle="1" w:styleId="KommentartextZchn">
    <w:name w:val="Kommentartext Zchn"/>
    <w:basedOn w:val="Absatz-Standardschriftart"/>
    <w:link w:val="Kommentartext"/>
    <w:uiPriority w:val="99"/>
    <w:rsid w:val="00921A9A"/>
    <w:rPr>
      <w:rFonts w:ascii="Calibri" w:eastAsia="Calibri" w:hAnsi="Calibri"/>
      <w:sz w:val="20"/>
      <w:szCs w:val="20"/>
    </w:rPr>
  </w:style>
  <w:style w:type="paragraph" w:styleId="Kommentarthema">
    <w:name w:val="annotation subject"/>
    <w:basedOn w:val="Kommentartext"/>
    <w:next w:val="Kommentartext"/>
    <w:link w:val="KommentarthemaZchn"/>
    <w:uiPriority w:val="99"/>
    <w:semiHidden/>
    <w:unhideWhenUsed/>
    <w:rsid w:val="00921A9A"/>
    <w:rPr>
      <w:b/>
      <w:bCs/>
    </w:rPr>
  </w:style>
  <w:style w:type="character" w:customStyle="1" w:styleId="KommentarthemaZchn">
    <w:name w:val="Kommentarthema Zchn"/>
    <w:basedOn w:val="KommentartextZchn"/>
    <w:link w:val="Kommentarthema"/>
    <w:uiPriority w:val="99"/>
    <w:semiHidden/>
    <w:rsid w:val="00921A9A"/>
    <w:rPr>
      <w:rFonts w:ascii="Calibri" w:eastAsia="Calibri" w:hAnsi="Calibri"/>
      <w:b/>
      <w:bCs/>
      <w:sz w:val="20"/>
      <w:szCs w:val="20"/>
    </w:rPr>
  </w:style>
  <w:style w:type="paragraph" w:styleId="berarbeitung">
    <w:name w:val="Revision"/>
    <w:hidden/>
    <w:uiPriority w:val="99"/>
    <w:semiHidden/>
    <w:rsid w:val="00B962A1"/>
    <w:pPr>
      <w:spacing w:after="0" w:line="240" w:lineRule="auto"/>
    </w:pPr>
    <w:rPr>
      <w:rFonts w:ascii="Calibri" w:eastAsia="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5604</Words>
  <Characters>35308</Characters>
  <Application>Microsoft Office Word</Application>
  <DocSecurity>0</DocSecurity>
  <Lines>294</Lines>
  <Paragraphs>81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Auftragsverarbeitungsvertrag gemäß Art. 28 DSGVO – AutohausAutomation / Wackenhut</vt:lpstr>
      <vt:lpstr/>
    </vt:vector>
  </TitlesOfParts>
  <Manager/>
  <Company/>
  <LinksUpToDate>false</LinksUpToDate>
  <CharactersWithSpaces>40831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Auftragsverarbeitungsvertrag gemäß Art. 28 DSGVO – AutohausAutomation / Wackenhut</dc:title>
  <dc:subject>AVV – SaaS-Anwendung Rückrufmanagement</dc:subject>
  <dc:creator>AutohausAutomation</dc:creator>
  <cp:keywords>AVV, DSGVO, Art. 28, Auftragsverarbeitung, Vercel, Supabase, Brevo</cp:keywords>
  <dc:description/>
  <cp:lastModifiedBy>CKa</cp:lastModifiedBy>
  <cp:revision>4</cp:revision>
  <dcterms:created xsi:type="dcterms:W3CDTF">2026-06-15T15:26:00Z</dcterms:created>
  <dcterms:modified xsi:type="dcterms:W3CDTF">2026-06-15T15:43:00Z</dcterms:modified>
  <cp:category/>
</cp:coreProperties>
</file>